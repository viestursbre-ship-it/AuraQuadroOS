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46D7A4" w14:textId="77777777" w:rsidR="00A74F1D" w:rsidRPr="00AA39C8" w:rsidRDefault="00A74F1D" w:rsidP="00A74F1D">
      <w:pPr>
        <w:jc w:val="center"/>
        <w:rPr>
          <w:b/>
          <w:sz w:val="22"/>
          <w:lang w:val="lv-LV"/>
        </w:rPr>
      </w:pPr>
      <w:r w:rsidRPr="00AA39C8">
        <w:rPr>
          <w:b/>
          <w:sz w:val="22"/>
          <w:lang w:val="lv-LV"/>
        </w:rPr>
        <w:t xml:space="preserve">Pakalpojumu līgums Nr. </w:t>
      </w:r>
      <w:del w:id="0" w:author="Viecha" w:date="2016-11-08T01:15:00Z">
        <w:r w:rsidR="004113B2" w:rsidRPr="00AA39C8" w:rsidDel="005728C1">
          <w:rPr>
            <w:b/>
            <w:lang w:val="lv-LV"/>
          </w:rPr>
          <w:delText>2016</w:delText>
        </w:r>
        <w:r w:rsidR="009A45D7" w:rsidRPr="00AA39C8" w:rsidDel="005728C1">
          <w:rPr>
            <w:b/>
            <w:lang w:val="lv-LV"/>
          </w:rPr>
          <w:delText>0803</w:delText>
        </w:r>
      </w:del>
      <w:ins w:id="1" w:author="Viecha" w:date="2016-11-08T01:15:00Z">
        <w:r w:rsidR="005728C1" w:rsidRPr="00AA39C8">
          <w:rPr>
            <w:b/>
            <w:lang w:val="lv-LV"/>
          </w:rPr>
          <w:t>2016</w:t>
        </w:r>
        <w:r w:rsidR="005728C1">
          <w:rPr>
            <w:b/>
            <w:lang w:val="lv-LV"/>
          </w:rPr>
          <w:t>xxxx</w:t>
        </w:r>
      </w:ins>
      <w:r w:rsidR="0003343D" w:rsidRPr="00AA39C8">
        <w:rPr>
          <w:b/>
          <w:lang w:val="lv-LV"/>
        </w:rPr>
        <w:t>/</w:t>
      </w:r>
      <w:del w:id="2" w:author="Viecha" w:date="2016-11-08T01:15:00Z">
        <w:r w:rsidR="009A45D7" w:rsidRPr="00AA39C8" w:rsidDel="005728C1">
          <w:rPr>
            <w:b/>
            <w:lang w:val="lv-LV"/>
          </w:rPr>
          <w:delText>01</w:delText>
        </w:r>
      </w:del>
      <w:ins w:id="3" w:author="Viecha" w:date="2016-11-08T01:15:00Z">
        <w:r w:rsidR="005728C1">
          <w:rPr>
            <w:b/>
            <w:lang w:val="lv-LV"/>
          </w:rPr>
          <w:t>xx</w:t>
        </w:r>
      </w:ins>
    </w:p>
    <w:p w14:paraId="04CB77A3" w14:textId="77777777" w:rsidR="00A74F1D" w:rsidRPr="00AA39C8" w:rsidRDefault="00A74F1D" w:rsidP="00A74F1D">
      <w:pPr>
        <w:jc w:val="both"/>
        <w:rPr>
          <w:sz w:val="22"/>
          <w:lang w:val="lv-LV"/>
        </w:rPr>
      </w:pPr>
    </w:p>
    <w:p w14:paraId="0CB95F84" w14:textId="77777777" w:rsidR="004C1275" w:rsidRPr="00AA39C8" w:rsidRDefault="004128CA" w:rsidP="004C1275">
      <w:pPr>
        <w:autoSpaceDE w:val="0"/>
        <w:autoSpaceDN w:val="0"/>
        <w:adjustRightInd w:val="0"/>
        <w:rPr>
          <w:i/>
          <w:iCs/>
          <w:lang w:val="lv-LV"/>
        </w:rPr>
      </w:pPr>
      <w:r w:rsidRPr="00AA39C8">
        <w:rPr>
          <w:i/>
          <w:iCs/>
          <w:lang w:val="lv-LV"/>
        </w:rPr>
        <w:t>2016</w:t>
      </w:r>
      <w:r w:rsidR="004C1275" w:rsidRPr="00AA39C8">
        <w:rPr>
          <w:i/>
          <w:iCs/>
          <w:lang w:val="lv-LV"/>
        </w:rPr>
        <w:t xml:space="preserve">.gada </w:t>
      </w:r>
      <w:del w:id="4" w:author="Viecha" w:date="2016-11-08T01:15:00Z">
        <w:r w:rsidR="00AA39C8" w:rsidDel="005728C1">
          <w:rPr>
            <w:i/>
            <w:iCs/>
            <w:lang w:val="lv-LV"/>
          </w:rPr>
          <w:delText>29</w:delText>
        </w:r>
      </w:del>
      <w:proofErr w:type="spellStart"/>
      <w:ins w:id="5" w:author="Viecha" w:date="2016-11-08T01:15:00Z">
        <w:r w:rsidR="005728C1">
          <w:rPr>
            <w:i/>
            <w:iCs/>
            <w:lang w:val="lv-LV"/>
          </w:rPr>
          <w:t>xx</w:t>
        </w:r>
      </w:ins>
      <w:r w:rsidR="00081725" w:rsidRPr="00AA39C8">
        <w:rPr>
          <w:i/>
          <w:iCs/>
          <w:lang w:val="lv-LV"/>
        </w:rPr>
        <w:t>.</w:t>
      </w:r>
      <w:del w:id="6" w:author="Viecha" w:date="2016-11-08T01:15:00Z">
        <w:r w:rsidR="00AA39C8" w:rsidDel="005728C1">
          <w:rPr>
            <w:i/>
            <w:iCs/>
            <w:lang w:val="lv-LV"/>
          </w:rPr>
          <w:delText>augusts</w:delText>
        </w:r>
      </w:del>
      <w:ins w:id="7" w:author="Viecha" w:date="2016-11-08T01:15:00Z">
        <w:r w:rsidR="005728C1">
          <w:rPr>
            <w:i/>
            <w:iCs/>
            <w:lang w:val="lv-LV"/>
          </w:rPr>
          <w:t>novembris</w:t>
        </w:r>
      </w:ins>
      <w:proofErr w:type="spellEnd"/>
      <w:r w:rsidR="004C1275" w:rsidRPr="00AA39C8">
        <w:rPr>
          <w:i/>
          <w:iCs/>
          <w:lang w:val="lv-LV"/>
        </w:rPr>
        <w:t>, Rīga</w:t>
      </w:r>
    </w:p>
    <w:p w14:paraId="3E920061" w14:textId="77777777" w:rsidR="004C1275" w:rsidRPr="00AA39C8" w:rsidRDefault="004C1275" w:rsidP="00A74F1D">
      <w:pPr>
        <w:jc w:val="both"/>
        <w:rPr>
          <w:sz w:val="22"/>
          <w:lang w:val="lv-LV"/>
        </w:rPr>
      </w:pPr>
    </w:p>
    <w:p w14:paraId="02255046" w14:textId="77777777" w:rsidR="008A3BFB" w:rsidRPr="00AA39C8" w:rsidRDefault="008A3BFB" w:rsidP="008A3BFB">
      <w:pPr>
        <w:jc w:val="both"/>
        <w:rPr>
          <w:sz w:val="22"/>
          <w:szCs w:val="22"/>
          <w:lang w:val="lv-LV"/>
        </w:rPr>
      </w:pPr>
      <w:r w:rsidRPr="00AA39C8">
        <w:rPr>
          <w:sz w:val="22"/>
          <w:szCs w:val="22"/>
          <w:lang w:val="lv-LV"/>
        </w:rPr>
        <w:t>Š</w:t>
      </w:r>
      <w:r w:rsidR="00EE6CBE" w:rsidRPr="00AA39C8">
        <w:rPr>
          <w:sz w:val="22"/>
          <w:szCs w:val="22"/>
          <w:lang w:val="lv-LV"/>
        </w:rPr>
        <w:t>is</w:t>
      </w:r>
      <w:r w:rsidRPr="00AA39C8">
        <w:rPr>
          <w:sz w:val="22"/>
          <w:szCs w:val="22"/>
          <w:lang w:val="lv-LV"/>
        </w:rPr>
        <w:t xml:space="preserve"> pakalpojumu līgum</w:t>
      </w:r>
      <w:r w:rsidR="00EE6CBE" w:rsidRPr="00AA39C8">
        <w:rPr>
          <w:sz w:val="22"/>
          <w:szCs w:val="22"/>
          <w:lang w:val="lv-LV"/>
        </w:rPr>
        <w:t>s</w:t>
      </w:r>
      <w:r w:rsidRPr="00AA39C8">
        <w:rPr>
          <w:sz w:val="22"/>
          <w:szCs w:val="22"/>
          <w:lang w:val="lv-LV"/>
        </w:rPr>
        <w:t xml:space="preserve"> (turpmāk – </w:t>
      </w:r>
      <w:r w:rsidR="00EE6CBE" w:rsidRPr="00AA39C8">
        <w:rPr>
          <w:sz w:val="22"/>
          <w:szCs w:val="22"/>
          <w:lang w:val="lv-LV"/>
        </w:rPr>
        <w:t>Līgums</w:t>
      </w:r>
      <w:r w:rsidRPr="00AA39C8">
        <w:rPr>
          <w:sz w:val="22"/>
          <w:szCs w:val="22"/>
          <w:lang w:val="lv-LV"/>
        </w:rPr>
        <w:t xml:space="preserve">) </w:t>
      </w:r>
      <w:r w:rsidR="00EE6CBE" w:rsidRPr="00AA39C8">
        <w:rPr>
          <w:sz w:val="22"/>
          <w:szCs w:val="22"/>
          <w:lang w:val="lv-LV"/>
        </w:rPr>
        <w:t xml:space="preserve">tika </w:t>
      </w:r>
      <w:r w:rsidRPr="00AA39C8">
        <w:rPr>
          <w:sz w:val="22"/>
          <w:szCs w:val="22"/>
          <w:lang w:val="lv-LV"/>
        </w:rPr>
        <w:t>noslē</w:t>
      </w:r>
      <w:r w:rsidR="00EE6CBE" w:rsidRPr="00AA39C8">
        <w:rPr>
          <w:sz w:val="22"/>
          <w:szCs w:val="22"/>
          <w:lang w:val="lv-LV"/>
        </w:rPr>
        <w:t>gts starp</w:t>
      </w:r>
      <w:r w:rsidRPr="00AA39C8">
        <w:rPr>
          <w:sz w:val="22"/>
          <w:szCs w:val="22"/>
          <w:lang w:val="lv-LV"/>
        </w:rPr>
        <w:t>:</w:t>
      </w:r>
    </w:p>
    <w:p w14:paraId="6C854865" w14:textId="77777777" w:rsidR="00A74F1D" w:rsidRPr="00AA39C8" w:rsidRDefault="00A74F1D" w:rsidP="00A74F1D">
      <w:pPr>
        <w:jc w:val="both"/>
        <w:rPr>
          <w:sz w:val="22"/>
          <w:szCs w:val="22"/>
          <w:lang w:val="lv-LV"/>
        </w:rPr>
      </w:pPr>
    </w:p>
    <w:p w14:paraId="50374906" w14:textId="77777777" w:rsidR="008A3BFB" w:rsidRPr="00AA39C8" w:rsidRDefault="0090114D" w:rsidP="008A3BFB">
      <w:pPr>
        <w:spacing w:before="120" w:after="120"/>
        <w:jc w:val="both"/>
        <w:rPr>
          <w:sz w:val="22"/>
          <w:szCs w:val="22"/>
          <w:lang w:val="lv-LV"/>
        </w:rPr>
      </w:pPr>
      <w:r w:rsidRPr="00AA39C8">
        <w:rPr>
          <w:sz w:val="22"/>
          <w:szCs w:val="22"/>
          <w:lang w:val="lv-LV"/>
        </w:rPr>
        <w:t xml:space="preserve">SIA </w:t>
      </w:r>
      <w:r w:rsidR="00823FC3" w:rsidRPr="00AA39C8">
        <w:rPr>
          <w:sz w:val="22"/>
          <w:szCs w:val="22"/>
          <w:lang w:val="lv-LV"/>
        </w:rPr>
        <w:t>PROMPT</w:t>
      </w:r>
      <w:r w:rsidR="008A3BFB" w:rsidRPr="00AA39C8">
        <w:rPr>
          <w:sz w:val="22"/>
          <w:szCs w:val="22"/>
          <w:lang w:val="lv-LV"/>
        </w:rPr>
        <w:t>, turpmāk – ,</w:t>
      </w:r>
      <w:r w:rsidR="008A3BFB" w:rsidRPr="00AA39C8">
        <w:rPr>
          <w:b/>
          <w:sz w:val="22"/>
          <w:szCs w:val="22"/>
          <w:lang w:val="lv-LV"/>
        </w:rPr>
        <w:t>,Izpildītājs”</w:t>
      </w:r>
      <w:r w:rsidR="008A3BFB" w:rsidRPr="00AA39C8">
        <w:rPr>
          <w:sz w:val="22"/>
          <w:szCs w:val="22"/>
          <w:lang w:val="lv-LV"/>
        </w:rPr>
        <w:t xml:space="preserve">, dibinātu un darbojošos saskaņā ar Latvijas Republikas likumiem, kuras juridiskā adrese ir </w:t>
      </w:r>
      <w:r w:rsidR="00823FC3" w:rsidRPr="00AA39C8">
        <w:rPr>
          <w:sz w:val="22"/>
          <w:szCs w:val="22"/>
          <w:lang w:val="lv-LV"/>
        </w:rPr>
        <w:t>Piena iela 16-9</w:t>
      </w:r>
      <w:r w:rsidRPr="00AA39C8">
        <w:rPr>
          <w:sz w:val="22"/>
          <w:szCs w:val="22"/>
          <w:lang w:val="lv-LV"/>
        </w:rPr>
        <w:t>, Rīga, LV-1045</w:t>
      </w:r>
      <w:r w:rsidR="008A3BFB" w:rsidRPr="00AA39C8">
        <w:rPr>
          <w:sz w:val="22"/>
          <w:szCs w:val="22"/>
          <w:lang w:val="lv-LV"/>
        </w:rPr>
        <w:t xml:space="preserve">, </w:t>
      </w:r>
      <w:r w:rsidR="00EE6CBE" w:rsidRPr="00AA39C8">
        <w:rPr>
          <w:sz w:val="22"/>
          <w:szCs w:val="22"/>
          <w:lang w:val="lv-LV"/>
        </w:rPr>
        <w:t xml:space="preserve">vienotais </w:t>
      </w:r>
      <w:r w:rsidR="008A3BFB" w:rsidRPr="00AA39C8">
        <w:rPr>
          <w:sz w:val="22"/>
          <w:szCs w:val="22"/>
          <w:lang w:val="lv-LV"/>
        </w:rPr>
        <w:t xml:space="preserve">reģistrācijas numurs </w:t>
      </w:r>
      <w:r w:rsidR="00823FC3" w:rsidRPr="00AA39C8">
        <w:rPr>
          <w:sz w:val="22"/>
          <w:szCs w:val="22"/>
          <w:lang w:val="lv-LV"/>
        </w:rPr>
        <w:t>40003854977</w:t>
      </w:r>
      <w:r w:rsidR="008A3BFB" w:rsidRPr="00AA39C8">
        <w:rPr>
          <w:sz w:val="22"/>
          <w:szCs w:val="22"/>
          <w:lang w:val="lv-LV"/>
        </w:rPr>
        <w:t xml:space="preserve">, kuru pārstāv tās </w:t>
      </w:r>
      <w:r w:rsidRPr="00AA39C8">
        <w:rPr>
          <w:sz w:val="22"/>
          <w:szCs w:val="22"/>
          <w:lang w:val="lv-LV"/>
        </w:rPr>
        <w:t xml:space="preserve">valdes </w:t>
      </w:r>
      <w:r w:rsidR="00512450" w:rsidRPr="00AA39C8">
        <w:rPr>
          <w:sz w:val="22"/>
          <w:szCs w:val="22"/>
          <w:lang w:val="lv-LV"/>
        </w:rPr>
        <w:t>priekšsēdētājs</w:t>
      </w:r>
      <w:r w:rsidR="001B346E" w:rsidRPr="00AA39C8">
        <w:rPr>
          <w:sz w:val="22"/>
          <w:szCs w:val="22"/>
          <w:lang w:val="lv-LV"/>
        </w:rPr>
        <w:t xml:space="preserve"> </w:t>
      </w:r>
      <w:r w:rsidR="00512450" w:rsidRPr="00AA39C8">
        <w:rPr>
          <w:sz w:val="22"/>
          <w:szCs w:val="22"/>
          <w:lang w:val="lv-LV"/>
        </w:rPr>
        <w:t>Oskars Luste</w:t>
      </w:r>
      <w:r w:rsidRPr="00AA39C8">
        <w:rPr>
          <w:sz w:val="22"/>
          <w:szCs w:val="22"/>
          <w:lang w:val="lv-LV"/>
        </w:rPr>
        <w:t>, k</w:t>
      </w:r>
      <w:r w:rsidR="00823FC3" w:rsidRPr="00AA39C8">
        <w:rPr>
          <w:sz w:val="22"/>
          <w:szCs w:val="22"/>
          <w:lang w:val="lv-LV"/>
        </w:rPr>
        <w:t>urš</w:t>
      </w:r>
      <w:r w:rsidRPr="00AA39C8">
        <w:rPr>
          <w:sz w:val="22"/>
          <w:szCs w:val="22"/>
          <w:lang w:val="lv-LV"/>
        </w:rPr>
        <w:t xml:space="preserve"> rīkojas uz statūtu pamata</w:t>
      </w:r>
      <w:r w:rsidR="001B346E" w:rsidRPr="00AA39C8">
        <w:rPr>
          <w:sz w:val="22"/>
          <w:szCs w:val="22"/>
          <w:lang w:val="lv-LV"/>
        </w:rPr>
        <w:t xml:space="preserve">, </w:t>
      </w:r>
      <w:r w:rsidR="008A3BFB" w:rsidRPr="00AA39C8">
        <w:rPr>
          <w:sz w:val="22"/>
          <w:szCs w:val="22"/>
          <w:lang w:val="lv-LV"/>
        </w:rPr>
        <w:t>no vienas puses,</w:t>
      </w:r>
    </w:p>
    <w:p w14:paraId="73F93F2C" w14:textId="77777777" w:rsidR="008A3BFB" w:rsidRPr="00AA39C8" w:rsidRDefault="008A3BFB" w:rsidP="008A3BFB">
      <w:pPr>
        <w:spacing w:before="120" w:after="120"/>
        <w:rPr>
          <w:sz w:val="22"/>
          <w:szCs w:val="22"/>
          <w:lang w:val="lv-LV"/>
        </w:rPr>
      </w:pPr>
      <w:r w:rsidRPr="00AA39C8">
        <w:rPr>
          <w:sz w:val="22"/>
          <w:szCs w:val="22"/>
          <w:lang w:val="lv-LV"/>
        </w:rPr>
        <w:t>un</w:t>
      </w:r>
    </w:p>
    <w:p w14:paraId="3BF96C94" w14:textId="77777777" w:rsidR="008A3BFB" w:rsidRPr="00AA39C8" w:rsidRDefault="005556B9" w:rsidP="008A3BFB">
      <w:pPr>
        <w:spacing w:before="120" w:after="120"/>
        <w:jc w:val="both"/>
        <w:rPr>
          <w:sz w:val="22"/>
          <w:szCs w:val="22"/>
          <w:lang w:val="lv-LV"/>
        </w:rPr>
      </w:pPr>
      <w:ins w:id="8" w:author="Viecha" w:date="2016-11-08T01:26:00Z">
        <w:r>
          <w:rPr>
            <w:b/>
            <w:bCs/>
            <w:sz w:val="22"/>
            <w:lang w:val="lv-LV"/>
          </w:rPr>
          <w:t xml:space="preserve">LLC </w:t>
        </w:r>
      </w:ins>
      <w:del w:id="9" w:author="Viecha" w:date="2016-11-08T01:25:00Z">
        <w:r w:rsidR="00A718BE" w:rsidRPr="00AA39C8" w:rsidDel="005556B9">
          <w:rPr>
            <w:b/>
            <w:bCs/>
            <w:sz w:val="22"/>
            <w:lang w:val="lv-LV"/>
          </w:rPr>
          <w:delText>SIA</w:delText>
        </w:r>
        <w:r w:rsidR="00A718BE" w:rsidRPr="00AA39C8" w:rsidDel="005556B9">
          <w:rPr>
            <w:sz w:val="22"/>
            <w:lang w:val="lv-LV"/>
          </w:rPr>
          <w:delText xml:space="preserve"> </w:delText>
        </w:r>
      </w:del>
      <w:proofErr w:type="spellStart"/>
      <w:ins w:id="10" w:author="Viecha" w:date="2016-11-08T01:25:00Z">
        <w:r>
          <w:rPr>
            <w:b/>
            <w:bCs/>
            <w:sz w:val="22"/>
            <w:lang w:val="lv-LV"/>
          </w:rPr>
          <w:t>Credium</w:t>
        </w:r>
      </w:ins>
      <w:proofErr w:type="spellEnd"/>
      <w:ins w:id="11" w:author="Viecha" w:date="2016-11-08T01:26:00Z">
        <w:r>
          <w:rPr>
            <w:b/>
            <w:bCs/>
            <w:sz w:val="22"/>
            <w:lang w:val="lv-LV"/>
          </w:rPr>
          <w:t xml:space="preserve"> </w:t>
        </w:r>
        <w:proofErr w:type="spellStart"/>
        <w:r>
          <w:rPr>
            <w:b/>
            <w:bCs/>
            <w:sz w:val="22"/>
            <w:lang w:val="lv-LV"/>
          </w:rPr>
          <w:t>Georgia</w:t>
        </w:r>
      </w:ins>
      <w:proofErr w:type="spellEnd"/>
      <w:ins w:id="12" w:author="Viecha" w:date="2016-11-08T01:25:00Z">
        <w:r w:rsidRPr="00AA39C8">
          <w:rPr>
            <w:sz w:val="22"/>
            <w:lang w:val="lv-LV"/>
          </w:rPr>
          <w:t xml:space="preserve"> </w:t>
        </w:r>
      </w:ins>
      <w:del w:id="13" w:author="Viecha" w:date="2016-11-08T01:03:00Z">
        <w:r w:rsidR="00A718BE" w:rsidRPr="00AA39C8" w:rsidDel="009A75C3">
          <w:rPr>
            <w:b/>
            <w:bCs/>
            <w:sz w:val="22"/>
            <w:lang w:val="lv-LV"/>
          </w:rPr>
          <w:delText>“</w:delText>
        </w:r>
        <w:r w:rsidR="00AA39C8" w:rsidRPr="00AA39C8" w:rsidDel="009A75C3">
          <w:rPr>
            <w:b/>
            <w:bCs/>
            <w:sz w:val="22"/>
            <w:lang w:val="lv-LV"/>
          </w:rPr>
          <w:delText>Cosmoss</w:delText>
        </w:r>
        <w:r w:rsidR="00A718BE" w:rsidRPr="00AA39C8" w:rsidDel="009A75C3">
          <w:rPr>
            <w:b/>
            <w:bCs/>
            <w:sz w:val="22"/>
            <w:lang w:val="lv-LV"/>
          </w:rPr>
          <w:delText>”</w:delText>
        </w:r>
        <w:r w:rsidR="00A718BE" w:rsidRPr="00AA39C8" w:rsidDel="009A75C3">
          <w:rPr>
            <w:sz w:val="22"/>
            <w:lang w:val="lv-LV"/>
          </w:rPr>
          <w:delText xml:space="preserve">, </w:delText>
        </w:r>
      </w:del>
      <w:r w:rsidR="00A718BE" w:rsidRPr="00AA39C8">
        <w:rPr>
          <w:sz w:val="22"/>
          <w:lang w:val="lv-LV"/>
        </w:rPr>
        <w:t xml:space="preserve">turpmāk – </w:t>
      </w:r>
      <w:r w:rsidR="00A718BE" w:rsidRPr="00AA39C8">
        <w:rPr>
          <w:b/>
          <w:sz w:val="22"/>
          <w:lang w:val="lv-LV"/>
        </w:rPr>
        <w:t>“Pasūtītājs”</w:t>
      </w:r>
      <w:r w:rsidR="00A718BE" w:rsidRPr="00AA39C8">
        <w:rPr>
          <w:sz w:val="22"/>
          <w:lang w:val="lv-LV"/>
        </w:rPr>
        <w:t xml:space="preserve">, </w:t>
      </w:r>
      <w:del w:id="14" w:author="Viecha" w:date="2016-11-08T01:03:00Z">
        <w:r w:rsidR="00A718BE" w:rsidRPr="00AA39C8" w:rsidDel="009A75C3">
          <w:rPr>
            <w:sz w:val="22"/>
            <w:lang w:val="lv-LV"/>
          </w:rPr>
          <w:delText xml:space="preserve">reģistrācijas Nr. </w:delText>
        </w:r>
        <w:r w:rsidR="00AA39C8" w:rsidRPr="00AA39C8" w:rsidDel="009A75C3">
          <w:rPr>
            <w:sz w:val="22"/>
            <w:lang w:val="lv-LV"/>
          </w:rPr>
          <w:delText>50103294031</w:delText>
        </w:r>
        <w:r w:rsidR="00A718BE" w:rsidRPr="00AA39C8" w:rsidDel="009A75C3">
          <w:rPr>
            <w:sz w:val="22"/>
            <w:lang w:val="lv-LV"/>
          </w:rPr>
          <w:delText xml:space="preserve">, </w:delText>
        </w:r>
        <w:r w:rsidR="004B38B8" w:rsidRPr="00AA39C8" w:rsidDel="009A75C3">
          <w:rPr>
            <w:sz w:val="22"/>
            <w:lang w:val="lv-LV"/>
          </w:rPr>
          <w:delText xml:space="preserve">juridiskā adrese: </w:delText>
        </w:r>
        <w:r w:rsidR="00AA39C8" w:rsidRPr="00AA39C8" w:rsidDel="009A75C3">
          <w:rPr>
            <w:sz w:val="22"/>
            <w:lang w:val="lv-LV"/>
          </w:rPr>
          <w:delText>Raunas iela 45 k-3 - 135, Rīga, Latvija, LV-1084, valdes locekļa Arta Voiteka personā</w:delText>
        </w:r>
        <w:r w:rsidR="008A3BFB" w:rsidRPr="00AA39C8" w:rsidDel="009A75C3">
          <w:rPr>
            <w:sz w:val="22"/>
            <w:szCs w:val="22"/>
            <w:lang w:val="lv-LV"/>
          </w:rPr>
          <w:delText xml:space="preserve">, </w:delText>
        </w:r>
      </w:del>
      <w:r w:rsidR="008A3BFB" w:rsidRPr="00AA39C8">
        <w:rPr>
          <w:sz w:val="22"/>
          <w:szCs w:val="22"/>
          <w:lang w:val="lv-LV"/>
        </w:rPr>
        <w:t>no otras puses,</w:t>
      </w:r>
      <w:r w:rsidR="008A3BFB" w:rsidRPr="00AA39C8">
        <w:rPr>
          <w:sz w:val="22"/>
          <w:szCs w:val="22"/>
          <w:lang w:val="lv-LV"/>
        </w:rPr>
        <w:cr/>
      </w:r>
    </w:p>
    <w:p w14:paraId="6AC72B53" w14:textId="77777777" w:rsidR="008A3BFB" w:rsidRPr="00AA39C8" w:rsidRDefault="008A3BFB" w:rsidP="008A3BFB">
      <w:pPr>
        <w:spacing w:before="120" w:after="120"/>
        <w:jc w:val="both"/>
        <w:rPr>
          <w:sz w:val="22"/>
          <w:szCs w:val="22"/>
          <w:lang w:val="lv-LV"/>
        </w:rPr>
      </w:pPr>
      <w:r w:rsidRPr="00AA39C8">
        <w:rPr>
          <w:sz w:val="22"/>
          <w:szCs w:val="22"/>
          <w:lang w:val="lv-LV"/>
        </w:rPr>
        <w:t>turpmāk abas puses saucamas par ,,Pusēm”, bet katra atsevišķi par ,,Pusi”, bez maldiem, viltu</w:t>
      </w:r>
      <w:r w:rsidR="00562ABA" w:rsidRPr="00AA39C8">
        <w:rPr>
          <w:sz w:val="22"/>
          <w:szCs w:val="22"/>
          <w:lang w:val="lv-LV"/>
        </w:rPr>
        <w:t xml:space="preserve">s un spaidiem </w:t>
      </w:r>
      <w:r w:rsidR="00562ABA" w:rsidRPr="00AA39C8">
        <w:rPr>
          <w:lang w:val="lv-LV"/>
        </w:rPr>
        <w:t>noslēdz šo līgumupar sekojošo</w:t>
      </w:r>
      <w:r w:rsidRPr="00AA39C8">
        <w:rPr>
          <w:sz w:val="22"/>
          <w:szCs w:val="22"/>
          <w:lang w:val="lv-LV"/>
        </w:rPr>
        <w:t xml:space="preserve">: </w:t>
      </w:r>
    </w:p>
    <w:p w14:paraId="75D60CE1" w14:textId="77777777" w:rsidR="008A3BFB" w:rsidRPr="00AA39C8" w:rsidRDefault="008A3BFB" w:rsidP="00A74F1D">
      <w:pPr>
        <w:jc w:val="both"/>
        <w:rPr>
          <w:sz w:val="22"/>
          <w:lang w:val="lv-LV"/>
        </w:rPr>
      </w:pPr>
    </w:p>
    <w:p w14:paraId="2FB90C26" w14:textId="77777777" w:rsidR="00EE6CBE" w:rsidRPr="00AA39C8" w:rsidRDefault="00EE6CBE" w:rsidP="00EE6CBE">
      <w:pPr>
        <w:jc w:val="both"/>
        <w:rPr>
          <w:b/>
          <w:sz w:val="22"/>
          <w:lang w:val="lv-LV"/>
        </w:rPr>
      </w:pPr>
      <w:r w:rsidRPr="00AA39C8">
        <w:rPr>
          <w:b/>
          <w:sz w:val="22"/>
          <w:lang w:val="lv-LV"/>
        </w:rPr>
        <w:t>1. APZĪMĒJUMI</w:t>
      </w:r>
    </w:p>
    <w:p w14:paraId="6913E3BF" w14:textId="77777777" w:rsidR="00EE6CBE" w:rsidRPr="00AA39C8" w:rsidRDefault="00EE6CBE" w:rsidP="00EE6CBE">
      <w:pPr>
        <w:jc w:val="both"/>
        <w:rPr>
          <w:sz w:val="22"/>
          <w:lang w:val="lv-LV"/>
        </w:rPr>
      </w:pPr>
    </w:p>
    <w:p w14:paraId="3B14FD57" w14:textId="77777777" w:rsidR="00B13925" w:rsidRPr="00AA39C8" w:rsidRDefault="00B13925" w:rsidP="00B13925">
      <w:pPr>
        <w:autoSpaceDE w:val="0"/>
        <w:autoSpaceDN w:val="0"/>
        <w:adjustRightInd w:val="0"/>
        <w:jc w:val="both"/>
        <w:rPr>
          <w:lang w:val="lv-LV"/>
        </w:rPr>
      </w:pPr>
      <w:r w:rsidRPr="00AA39C8">
        <w:rPr>
          <w:iCs/>
          <w:lang w:val="lv-LV"/>
        </w:rPr>
        <w:t>Kritisk</w:t>
      </w:r>
      <w:r w:rsidRPr="00AA39C8">
        <w:rPr>
          <w:rFonts w:ascii="TimesNewRoman,Italic" w:hAnsi="TimesNewRoman,Italic" w:cs="TimesNewRoman,Italic"/>
          <w:iCs/>
          <w:lang w:val="lv-LV"/>
        </w:rPr>
        <w:t xml:space="preserve">ā </w:t>
      </w:r>
      <w:r w:rsidRPr="00AA39C8">
        <w:rPr>
          <w:iCs/>
          <w:lang w:val="lv-LV"/>
        </w:rPr>
        <w:t>K</w:t>
      </w:r>
      <w:r w:rsidRPr="00AA39C8">
        <w:rPr>
          <w:rFonts w:ascii="TimesNewRoman,Italic" w:hAnsi="TimesNewRoman,Italic" w:cs="TimesNewRoman,Italic"/>
          <w:iCs/>
          <w:lang w:val="lv-LV"/>
        </w:rPr>
        <w:t>ļū</w:t>
      </w:r>
      <w:r w:rsidRPr="00AA39C8">
        <w:rPr>
          <w:iCs/>
          <w:lang w:val="lv-LV"/>
        </w:rPr>
        <w:t>da</w:t>
      </w:r>
      <w:r w:rsidRPr="00AA39C8">
        <w:rPr>
          <w:i/>
          <w:iCs/>
          <w:lang w:val="lv-LV"/>
        </w:rPr>
        <w:t xml:space="preserve"> </w:t>
      </w:r>
      <w:r w:rsidRPr="00AA39C8">
        <w:rPr>
          <w:lang w:val="lv-LV"/>
        </w:rPr>
        <w:t>– programm</w:t>
      </w:r>
      <w:r w:rsidRPr="00AA39C8">
        <w:rPr>
          <w:rFonts w:ascii="TimesNewRoman" w:hAnsi="TimesNewRoman" w:cs="TimesNewRoman"/>
          <w:lang w:val="lv-LV"/>
        </w:rPr>
        <w:t>ē</w:t>
      </w:r>
      <w:r w:rsidRPr="00AA39C8">
        <w:rPr>
          <w:lang w:val="lv-LV"/>
        </w:rPr>
        <w:t>šanas iek</w:t>
      </w:r>
      <w:r w:rsidRPr="00AA39C8">
        <w:rPr>
          <w:rFonts w:ascii="TimesNewRoman" w:hAnsi="TimesNewRoman" w:cs="TimesNewRoman"/>
          <w:lang w:val="lv-LV"/>
        </w:rPr>
        <w:t>ā</w:t>
      </w:r>
      <w:r w:rsidRPr="00AA39C8">
        <w:rPr>
          <w:lang w:val="lv-LV"/>
        </w:rPr>
        <w:t>rtas k</w:t>
      </w:r>
      <w:r w:rsidRPr="00AA39C8">
        <w:rPr>
          <w:rFonts w:ascii="TimesNewRoman" w:hAnsi="TimesNewRoman" w:cs="TimesNewRoman"/>
          <w:lang w:val="lv-LV"/>
        </w:rPr>
        <w:t>ļū</w:t>
      </w:r>
      <w:r w:rsidRPr="00AA39C8">
        <w:rPr>
          <w:lang w:val="lv-LV"/>
        </w:rPr>
        <w:t>da, kuras d</w:t>
      </w:r>
      <w:r w:rsidRPr="00AA39C8">
        <w:rPr>
          <w:rFonts w:ascii="TimesNewRoman" w:hAnsi="TimesNewRoman" w:cs="TimesNewRoman"/>
          <w:lang w:val="lv-LV"/>
        </w:rPr>
        <w:t xml:space="preserve">ēļ </w:t>
      </w:r>
      <w:r w:rsidRPr="00AA39C8">
        <w:rPr>
          <w:b/>
          <w:bCs/>
          <w:iCs/>
          <w:lang w:val="lv-LV"/>
        </w:rPr>
        <w:t>Pas</w:t>
      </w:r>
      <w:r w:rsidRPr="00AA39C8">
        <w:rPr>
          <w:rFonts w:ascii="TimesNewRoman,BoldItalic" w:hAnsi="TimesNewRoman,BoldItalic" w:cs="TimesNewRoman,BoldItalic"/>
          <w:b/>
          <w:bCs/>
          <w:iCs/>
          <w:lang w:val="lv-LV"/>
        </w:rPr>
        <w:t>ū</w:t>
      </w:r>
      <w:r w:rsidRPr="00AA39C8">
        <w:rPr>
          <w:b/>
          <w:bCs/>
          <w:iCs/>
          <w:lang w:val="lv-LV"/>
        </w:rPr>
        <w:t>t</w:t>
      </w:r>
      <w:r w:rsidRPr="00AA39C8">
        <w:rPr>
          <w:rFonts w:ascii="TimesNewRoman,BoldItalic" w:hAnsi="TimesNewRoman,BoldItalic" w:cs="TimesNewRoman,BoldItalic"/>
          <w:b/>
          <w:bCs/>
          <w:iCs/>
          <w:lang w:val="lv-LV"/>
        </w:rPr>
        <w:t>ī</w:t>
      </w:r>
      <w:r w:rsidRPr="00AA39C8">
        <w:rPr>
          <w:b/>
          <w:bCs/>
          <w:iCs/>
          <w:lang w:val="lv-LV"/>
        </w:rPr>
        <w:t>t</w:t>
      </w:r>
      <w:r w:rsidRPr="00AA39C8">
        <w:rPr>
          <w:rFonts w:ascii="TimesNewRoman,BoldItalic" w:hAnsi="TimesNewRoman,BoldItalic" w:cs="TimesNewRoman,BoldItalic"/>
          <w:b/>
          <w:bCs/>
          <w:iCs/>
          <w:lang w:val="lv-LV"/>
        </w:rPr>
        <w:t>ā</w:t>
      </w:r>
      <w:r w:rsidRPr="00AA39C8">
        <w:rPr>
          <w:b/>
          <w:bCs/>
          <w:iCs/>
          <w:lang w:val="lv-LV"/>
        </w:rPr>
        <w:t>jam</w:t>
      </w:r>
      <w:r w:rsidRPr="00AA39C8">
        <w:rPr>
          <w:b/>
          <w:bCs/>
          <w:i/>
          <w:iCs/>
          <w:lang w:val="lv-LV"/>
        </w:rPr>
        <w:t xml:space="preserve"> </w:t>
      </w:r>
      <w:r w:rsidRPr="00AA39C8">
        <w:rPr>
          <w:bCs/>
          <w:iCs/>
          <w:lang w:val="lv-LV"/>
        </w:rPr>
        <w:t>nav iespējams veikt savu</w:t>
      </w:r>
      <w:r w:rsidRPr="00AA39C8">
        <w:rPr>
          <w:bCs/>
          <w:i/>
          <w:iCs/>
          <w:lang w:val="lv-LV"/>
        </w:rPr>
        <w:t xml:space="preserve"> </w:t>
      </w:r>
      <w:r w:rsidRPr="00AA39C8">
        <w:rPr>
          <w:lang w:val="lv-LV"/>
        </w:rPr>
        <w:t>saimniecisko darb</w:t>
      </w:r>
      <w:r w:rsidRPr="00AA39C8">
        <w:rPr>
          <w:rFonts w:ascii="TimesNewRoman" w:hAnsi="TimesNewRoman" w:cs="TimesNewRoman"/>
          <w:lang w:val="lv-LV"/>
        </w:rPr>
        <w:t>ī</w:t>
      </w:r>
      <w:r w:rsidRPr="00AA39C8">
        <w:rPr>
          <w:lang w:val="lv-LV"/>
        </w:rPr>
        <w:t>bu.</w:t>
      </w:r>
    </w:p>
    <w:p w14:paraId="2F47BC1D" w14:textId="77777777" w:rsidR="00B13925" w:rsidRPr="00AA39C8" w:rsidRDefault="00B13925" w:rsidP="00B13925">
      <w:pPr>
        <w:autoSpaceDE w:val="0"/>
        <w:autoSpaceDN w:val="0"/>
        <w:adjustRightInd w:val="0"/>
        <w:jc w:val="both"/>
        <w:rPr>
          <w:lang w:val="lv-LV"/>
        </w:rPr>
      </w:pPr>
      <w:r w:rsidRPr="00AA39C8">
        <w:rPr>
          <w:iCs/>
          <w:lang w:val="lv-LV"/>
        </w:rPr>
        <w:t>Iek</w:t>
      </w:r>
      <w:r w:rsidRPr="00AA39C8">
        <w:rPr>
          <w:rFonts w:ascii="TimesNewRoman,Italic" w:hAnsi="TimesNewRoman,Italic" w:cs="TimesNewRoman,Italic"/>
          <w:iCs/>
          <w:lang w:val="lv-LV"/>
        </w:rPr>
        <w:t>ā</w:t>
      </w:r>
      <w:r w:rsidRPr="00AA39C8">
        <w:rPr>
          <w:iCs/>
          <w:lang w:val="lv-LV"/>
        </w:rPr>
        <w:t>rta</w:t>
      </w:r>
      <w:r w:rsidRPr="00AA39C8">
        <w:rPr>
          <w:i/>
          <w:iCs/>
          <w:lang w:val="lv-LV"/>
        </w:rPr>
        <w:t xml:space="preserve"> – </w:t>
      </w:r>
      <w:r w:rsidRPr="00AA39C8">
        <w:rPr>
          <w:lang w:val="lv-LV"/>
        </w:rPr>
        <w:t xml:space="preserve">Visa </w:t>
      </w:r>
      <w:r w:rsidRPr="00AA39C8">
        <w:rPr>
          <w:b/>
          <w:bCs/>
          <w:iCs/>
          <w:lang w:val="lv-LV"/>
        </w:rPr>
        <w:t>Pas</w:t>
      </w:r>
      <w:r w:rsidRPr="00AA39C8">
        <w:rPr>
          <w:rFonts w:ascii="TimesNewRoman,BoldItalic" w:hAnsi="TimesNewRoman,BoldItalic" w:cs="TimesNewRoman,BoldItalic"/>
          <w:b/>
          <w:bCs/>
          <w:iCs/>
          <w:lang w:val="lv-LV"/>
        </w:rPr>
        <w:t>ū</w:t>
      </w:r>
      <w:r w:rsidRPr="00AA39C8">
        <w:rPr>
          <w:b/>
          <w:bCs/>
          <w:iCs/>
          <w:lang w:val="lv-LV"/>
        </w:rPr>
        <w:t>t</w:t>
      </w:r>
      <w:r w:rsidRPr="00AA39C8">
        <w:rPr>
          <w:rFonts w:ascii="TimesNewRoman,BoldItalic" w:hAnsi="TimesNewRoman,BoldItalic" w:cs="TimesNewRoman,BoldItalic"/>
          <w:b/>
          <w:bCs/>
          <w:iCs/>
          <w:lang w:val="lv-LV"/>
        </w:rPr>
        <w:t>ī</w:t>
      </w:r>
      <w:r w:rsidRPr="00AA39C8">
        <w:rPr>
          <w:b/>
          <w:bCs/>
          <w:iCs/>
          <w:lang w:val="lv-LV"/>
        </w:rPr>
        <w:t>t</w:t>
      </w:r>
      <w:r w:rsidRPr="00AA39C8">
        <w:rPr>
          <w:rFonts w:ascii="TimesNewRoman,BoldItalic" w:hAnsi="TimesNewRoman,BoldItalic" w:cs="TimesNewRoman,BoldItalic"/>
          <w:b/>
          <w:bCs/>
          <w:iCs/>
          <w:lang w:val="lv-LV"/>
        </w:rPr>
        <w:t>ā</w:t>
      </w:r>
      <w:r w:rsidRPr="00AA39C8">
        <w:rPr>
          <w:b/>
          <w:bCs/>
          <w:iCs/>
          <w:lang w:val="lv-LV"/>
        </w:rPr>
        <w:t>ja</w:t>
      </w:r>
      <w:r w:rsidRPr="00AA39C8">
        <w:rPr>
          <w:b/>
          <w:bCs/>
          <w:i/>
          <w:iCs/>
          <w:lang w:val="lv-LV"/>
        </w:rPr>
        <w:t xml:space="preserve"> </w:t>
      </w:r>
      <w:r w:rsidRPr="00AA39C8">
        <w:rPr>
          <w:lang w:val="lv-LV"/>
        </w:rPr>
        <w:t>tehnisk</w:t>
      </w:r>
      <w:r w:rsidRPr="00AA39C8">
        <w:rPr>
          <w:rFonts w:ascii="TimesNewRoman" w:hAnsi="TimesNewRoman" w:cs="TimesNewRoman"/>
          <w:lang w:val="lv-LV"/>
        </w:rPr>
        <w:t xml:space="preserve">ā </w:t>
      </w:r>
      <w:r w:rsidRPr="00AA39C8">
        <w:rPr>
          <w:lang w:val="lv-LV"/>
        </w:rPr>
        <w:t>un programm</w:t>
      </w:r>
      <w:r w:rsidRPr="00AA39C8">
        <w:rPr>
          <w:rFonts w:ascii="TimesNewRoman" w:hAnsi="TimesNewRoman" w:cs="TimesNewRoman"/>
          <w:lang w:val="lv-LV"/>
        </w:rPr>
        <w:t>ē</w:t>
      </w:r>
      <w:r w:rsidRPr="00AA39C8">
        <w:rPr>
          <w:lang w:val="lv-LV"/>
        </w:rPr>
        <w:t>šanas iek</w:t>
      </w:r>
      <w:r w:rsidRPr="00AA39C8">
        <w:rPr>
          <w:rFonts w:ascii="TimesNewRoman" w:hAnsi="TimesNewRoman" w:cs="TimesNewRoman"/>
          <w:lang w:val="lv-LV"/>
        </w:rPr>
        <w:t>ā</w:t>
      </w:r>
      <w:r w:rsidRPr="00AA39C8">
        <w:rPr>
          <w:lang w:val="lv-LV"/>
        </w:rPr>
        <w:t xml:space="preserve">rta, kuras apkalpošanu saskaņā ar šo līgumu veic </w:t>
      </w:r>
      <w:r w:rsidRPr="00AA39C8">
        <w:rPr>
          <w:b/>
          <w:bCs/>
          <w:iCs/>
          <w:lang w:val="lv-LV"/>
        </w:rPr>
        <w:t>Izpild</w:t>
      </w:r>
      <w:r w:rsidRPr="00AA39C8">
        <w:rPr>
          <w:rFonts w:ascii="TimesNewRoman,BoldItalic" w:hAnsi="TimesNewRoman,BoldItalic" w:cs="TimesNewRoman,BoldItalic"/>
          <w:b/>
          <w:bCs/>
          <w:iCs/>
          <w:lang w:val="lv-LV"/>
        </w:rPr>
        <w:t>ī</w:t>
      </w:r>
      <w:r w:rsidRPr="00AA39C8">
        <w:rPr>
          <w:b/>
          <w:bCs/>
          <w:iCs/>
          <w:lang w:val="lv-LV"/>
        </w:rPr>
        <w:t>t</w:t>
      </w:r>
      <w:r w:rsidRPr="00AA39C8">
        <w:rPr>
          <w:rFonts w:ascii="TimesNewRoman,BoldItalic" w:hAnsi="TimesNewRoman,BoldItalic" w:cs="TimesNewRoman,BoldItalic"/>
          <w:b/>
          <w:bCs/>
          <w:iCs/>
          <w:lang w:val="lv-LV"/>
        </w:rPr>
        <w:t>ā</w:t>
      </w:r>
      <w:r w:rsidRPr="00AA39C8">
        <w:rPr>
          <w:b/>
          <w:bCs/>
          <w:iCs/>
          <w:lang w:val="lv-LV"/>
        </w:rPr>
        <w:t>js</w:t>
      </w:r>
      <w:r w:rsidRPr="00AA39C8">
        <w:rPr>
          <w:lang w:val="lv-LV"/>
        </w:rPr>
        <w:t>.</w:t>
      </w:r>
    </w:p>
    <w:p w14:paraId="6E085F47" w14:textId="77777777" w:rsidR="00B13925" w:rsidRPr="00AA39C8" w:rsidRDefault="00B13925" w:rsidP="00B13925">
      <w:pPr>
        <w:autoSpaceDE w:val="0"/>
        <w:autoSpaceDN w:val="0"/>
        <w:adjustRightInd w:val="0"/>
        <w:jc w:val="both"/>
        <w:rPr>
          <w:lang w:val="lv-LV"/>
        </w:rPr>
      </w:pPr>
      <w:r w:rsidRPr="00AA39C8">
        <w:rPr>
          <w:iCs/>
          <w:lang w:val="lv-LV"/>
        </w:rPr>
        <w:t>K</w:t>
      </w:r>
      <w:r w:rsidRPr="00AA39C8">
        <w:rPr>
          <w:rFonts w:ascii="TimesNewRoman,Italic" w:hAnsi="TimesNewRoman,Italic" w:cs="TimesNewRoman,Italic"/>
          <w:iCs/>
          <w:lang w:val="lv-LV"/>
        </w:rPr>
        <w:t>ļū</w:t>
      </w:r>
      <w:r w:rsidRPr="00AA39C8">
        <w:rPr>
          <w:iCs/>
          <w:lang w:val="lv-LV"/>
        </w:rPr>
        <w:t xml:space="preserve">da </w:t>
      </w:r>
      <w:r w:rsidRPr="00AA39C8">
        <w:rPr>
          <w:lang w:val="lv-LV"/>
        </w:rPr>
        <w:t>– situ</w:t>
      </w:r>
      <w:r w:rsidRPr="00AA39C8">
        <w:rPr>
          <w:rFonts w:ascii="TimesNewRoman" w:hAnsi="TimesNewRoman" w:cs="TimesNewRoman"/>
          <w:lang w:val="lv-LV"/>
        </w:rPr>
        <w:t>ā</w:t>
      </w:r>
      <w:r w:rsidRPr="00AA39C8">
        <w:rPr>
          <w:lang w:val="lv-LV"/>
        </w:rPr>
        <w:t>cija, kad, veicot proced</w:t>
      </w:r>
      <w:r w:rsidRPr="00AA39C8">
        <w:rPr>
          <w:rFonts w:ascii="TimesNewRoman" w:hAnsi="TimesNewRoman" w:cs="TimesNewRoman"/>
          <w:lang w:val="lv-LV"/>
        </w:rPr>
        <w:t>ū</w:t>
      </w:r>
      <w:r w:rsidRPr="00AA39C8">
        <w:rPr>
          <w:lang w:val="lv-LV"/>
        </w:rPr>
        <w:t>ras ar programm</w:t>
      </w:r>
      <w:r w:rsidRPr="00AA39C8">
        <w:rPr>
          <w:rFonts w:ascii="TimesNewRoman" w:hAnsi="TimesNewRoman" w:cs="TimesNewRoman"/>
          <w:lang w:val="lv-LV"/>
        </w:rPr>
        <w:t>ē</w:t>
      </w:r>
      <w:r w:rsidRPr="00AA39C8">
        <w:rPr>
          <w:lang w:val="lv-LV"/>
        </w:rPr>
        <w:t>šanas iek</w:t>
      </w:r>
      <w:r w:rsidRPr="00AA39C8">
        <w:rPr>
          <w:rFonts w:ascii="TimesNewRoman" w:hAnsi="TimesNewRoman" w:cs="TimesNewRoman"/>
          <w:lang w:val="lv-LV"/>
        </w:rPr>
        <w:t>ā</w:t>
      </w:r>
      <w:r w:rsidRPr="00AA39C8">
        <w:rPr>
          <w:lang w:val="lv-LV"/>
        </w:rPr>
        <w:t>rtas pal</w:t>
      </w:r>
      <w:r w:rsidRPr="00AA39C8">
        <w:rPr>
          <w:rFonts w:ascii="TimesNewRoman" w:hAnsi="TimesNewRoman" w:cs="TimesNewRoman"/>
          <w:lang w:val="lv-LV"/>
        </w:rPr>
        <w:t>ī</w:t>
      </w:r>
      <w:r w:rsidRPr="00AA39C8">
        <w:rPr>
          <w:lang w:val="lv-LV"/>
        </w:rPr>
        <w:t>dz</w:t>
      </w:r>
      <w:r w:rsidRPr="00AA39C8">
        <w:rPr>
          <w:rFonts w:ascii="TimesNewRoman" w:hAnsi="TimesNewRoman" w:cs="TimesNewRoman"/>
          <w:lang w:val="lv-LV"/>
        </w:rPr>
        <w:t>ī</w:t>
      </w:r>
      <w:r w:rsidRPr="00AA39C8">
        <w:rPr>
          <w:lang w:val="lv-LV"/>
        </w:rPr>
        <w:t>bu tiek ieg</w:t>
      </w:r>
      <w:r w:rsidRPr="00AA39C8">
        <w:rPr>
          <w:rFonts w:ascii="TimesNewRoman" w:hAnsi="TimesNewRoman" w:cs="TimesNewRoman"/>
          <w:lang w:val="lv-LV"/>
        </w:rPr>
        <w:t>ū</w:t>
      </w:r>
      <w:r w:rsidRPr="00AA39C8">
        <w:rPr>
          <w:lang w:val="lv-LV"/>
        </w:rPr>
        <w:t>ts</w:t>
      </w:r>
    </w:p>
    <w:p w14:paraId="523C1037" w14:textId="77777777" w:rsidR="00B13925" w:rsidRPr="00AA39C8" w:rsidRDefault="00B13925" w:rsidP="00B13925">
      <w:pPr>
        <w:autoSpaceDE w:val="0"/>
        <w:autoSpaceDN w:val="0"/>
        <w:adjustRightInd w:val="0"/>
        <w:jc w:val="both"/>
        <w:rPr>
          <w:lang w:val="lv-LV"/>
        </w:rPr>
      </w:pPr>
      <w:r w:rsidRPr="00AA39C8">
        <w:rPr>
          <w:lang w:val="lv-LV"/>
        </w:rPr>
        <w:t>neatbilstošs rezult</w:t>
      </w:r>
      <w:r w:rsidRPr="00AA39C8">
        <w:rPr>
          <w:rFonts w:ascii="TimesNewRoman" w:hAnsi="TimesNewRoman" w:cs="TimesNewRoman"/>
          <w:lang w:val="lv-LV"/>
        </w:rPr>
        <w:t>ā</w:t>
      </w:r>
      <w:r w:rsidRPr="00AA39C8">
        <w:rPr>
          <w:lang w:val="lv-LV"/>
        </w:rPr>
        <w:t>ts un/vai programm</w:t>
      </w:r>
      <w:r w:rsidRPr="00AA39C8">
        <w:rPr>
          <w:rFonts w:ascii="TimesNewRoman" w:hAnsi="TimesNewRoman" w:cs="TimesNewRoman"/>
          <w:lang w:val="lv-LV"/>
        </w:rPr>
        <w:t>ē</w:t>
      </w:r>
      <w:r w:rsidRPr="00AA39C8">
        <w:rPr>
          <w:lang w:val="lv-LV"/>
        </w:rPr>
        <w:t>šanas iek</w:t>
      </w:r>
      <w:r w:rsidRPr="00AA39C8">
        <w:rPr>
          <w:rFonts w:ascii="TimesNewRoman" w:hAnsi="TimesNewRoman" w:cs="TimesNewRoman"/>
          <w:lang w:val="lv-LV"/>
        </w:rPr>
        <w:t>ā</w:t>
      </w:r>
      <w:r w:rsidRPr="00AA39C8">
        <w:rPr>
          <w:lang w:val="lv-LV"/>
        </w:rPr>
        <w:t>rtas darbība neatbilst Pušu</w:t>
      </w:r>
    </w:p>
    <w:p w14:paraId="6546FDB2" w14:textId="77777777" w:rsidR="00B13925" w:rsidRPr="00AA39C8" w:rsidRDefault="00B13925" w:rsidP="00B13925">
      <w:pPr>
        <w:autoSpaceDE w:val="0"/>
        <w:autoSpaceDN w:val="0"/>
        <w:adjustRightInd w:val="0"/>
        <w:jc w:val="both"/>
        <w:rPr>
          <w:lang w:val="lv-LV"/>
        </w:rPr>
      </w:pPr>
      <w:r w:rsidRPr="00AA39C8">
        <w:rPr>
          <w:lang w:val="lv-LV"/>
        </w:rPr>
        <w:t>apstiprin</w:t>
      </w:r>
      <w:r w:rsidRPr="00AA39C8">
        <w:rPr>
          <w:rFonts w:ascii="TimesNewRoman" w:hAnsi="TimesNewRoman" w:cs="TimesNewRoman"/>
          <w:lang w:val="lv-LV"/>
        </w:rPr>
        <w:t>ā</w:t>
      </w:r>
      <w:r w:rsidRPr="00AA39C8">
        <w:rPr>
          <w:lang w:val="lv-LV"/>
        </w:rPr>
        <w:t xml:space="preserve">tajam rakstiskajam dokumentam. </w:t>
      </w:r>
    </w:p>
    <w:p w14:paraId="6F7F8F32" w14:textId="77777777" w:rsidR="00B13925" w:rsidRPr="00AA39C8" w:rsidRDefault="00B13925" w:rsidP="00B13925">
      <w:pPr>
        <w:autoSpaceDE w:val="0"/>
        <w:autoSpaceDN w:val="0"/>
        <w:adjustRightInd w:val="0"/>
        <w:jc w:val="both"/>
        <w:rPr>
          <w:lang w:val="lv-LV"/>
        </w:rPr>
      </w:pPr>
      <w:r w:rsidRPr="00AA39C8">
        <w:rPr>
          <w:iCs/>
          <w:lang w:val="lv-LV"/>
        </w:rPr>
        <w:t xml:space="preserve">Licence </w:t>
      </w:r>
      <w:r w:rsidRPr="00AA39C8">
        <w:rPr>
          <w:b/>
          <w:bCs/>
          <w:lang w:val="lv-LV"/>
        </w:rPr>
        <w:t xml:space="preserve">– </w:t>
      </w:r>
      <w:r w:rsidRPr="00AA39C8">
        <w:rPr>
          <w:lang w:val="lv-LV"/>
        </w:rPr>
        <w:t>ties</w:t>
      </w:r>
      <w:r w:rsidRPr="00AA39C8">
        <w:rPr>
          <w:rFonts w:ascii="TimesNewRoman" w:hAnsi="TimesNewRoman" w:cs="TimesNewRoman"/>
          <w:lang w:val="lv-LV"/>
        </w:rPr>
        <w:t>ī</w:t>
      </w:r>
      <w:r w:rsidRPr="00AA39C8">
        <w:rPr>
          <w:lang w:val="lv-LV"/>
        </w:rPr>
        <w:t>bas lietot programmat</w:t>
      </w:r>
      <w:r w:rsidRPr="00AA39C8">
        <w:rPr>
          <w:rFonts w:ascii="TimesNewRoman" w:hAnsi="TimesNewRoman" w:cs="TimesNewRoman"/>
          <w:lang w:val="lv-LV"/>
        </w:rPr>
        <w:t>ū</w:t>
      </w:r>
      <w:r w:rsidRPr="00AA39C8">
        <w:rPr>
          <w:lang w:val="lv-LV"/>
        </w:rPr>
        <w:t>ru (t</w:t>
      </w:r>
      <w:r w:rsidRPr="00AA39C8">
        <w:rPr>
          <w:rFonts w:ascii="TimesNewRoman" w:hAnsi="TimesNewRoman" w:cs="TimesNewRoman"/>
          <w:lang w:val="lv-LV"/>
        </w:rPr>
        <w:t>ā</w:t>
      </w:r>
      <w:r w:rsidRPr="00AA39C8">
        <w:rPr>
          <w:lang w:val="lv-LV"/>
        </w:rPr>
        <w:t>s atseviš</w:t>
      </w:r>
      <w:r w:rsidRPr="00AA39C8">
        <w:rPr>
          <w:rFonts w:ascii="TimesNewRoman" w:hAnsi="TimesNewRoman" w:cs="TimesNewRoman"/>
          <w:lang w:val="lv-LV"/>
        </w:rPr>
        <w:t>ķ</w:t>
      </w:r>
      <w:r w:rsidRPr="00AA39C8">
        <w:rPr>
          <w:lang w:val="lv-LV"/>
        </w:rPr>
        <w:t>us modu</w:t>
      </w:r>
      <w:r w:rsidRPr="00AA39C8">
        <w:rPr>
          <w:rFonts w:ascii="TimesNewRoman" w:hAnsi="TimesNewRoman" w:cs="TimesNewRoman"/>
          <w:lang w:val="lv-LV"/>
        </w:rPr>
        <w:t>ļ</w:t>
      </w:r>
      <w:r w:rsidRPr="00AA39C8">
        <w:rPr>
          <w:lang w:val="lv-LV"/>
        </w:rPr>
        <w:t>us vai atsevišķu funkcionalit</w:t>
      </w:r>
      <w:r w:rsidRPr="00AA39C8">
        <w:rPr>
          <w:rFonts w:ascii="TimesNewRoman" w:hAnsi="TimesNewRoman" w:cs="TimesNewRoman"/>
          <w:lang w:val="lv-LV"/>
        </w:rPr>
        <w:t>ā</w:t>
      </w:r>
      <w:r w:rsidRPr="00AA39C8">
        <w:rPr>
          <w:lang w:val="lv-LV"/>
        </w:rPr>
        <w:t>ti).</w:t>
      </w:r>
    </w:p>
    <w:p w14:paraId="0BA562D5" w14:textId="77777777" w:rsidR="00B13925" w:rsidRPr="00AA39C8" w:rsidRDefault="00B13925" w:rsidP="00B13925">
      <w:pPr>
        <w:autoSpaceDE w:val="0"/>
        <w:autoSpaceDN w:val="0"/>
        <w:adjustRightInd w:val="0"/>
        <w:jc w:val="both"/>
        <w:rPr>
          <w:lang w:val="lv-LV"/>
        </w:rPr>
      </w:pPr>
      <w:r w:rsidRPr="00AA39C8">
        <w:rPr>
          <w:iCs/>
          <w:lang w:val="lv-LV"/>
        </w:rPr>
        <w:t>Apkalpošanas laiks</w:t>
      </w:r>
      <w:r w:rsidRPr="00AA39C8">
        <w:rPr>
          <w:i/>
          <w:iCs/>
          <w:lang w:val="lv-LV"/>
        </w:rPr>
        <w:t xml:space="preserve"> </w:t>
      </w:r>
      <w:r w:rsidRPr="00AA39C8">
        <w:rPr>
          <w:lang w:val="lv-LV"/>
        </w:rPr>
        <w:t>– Apkalpošanas laiks tiek dal</w:t>
      </w:r>
      <w:r w:rsidRPr="00AA39C8">
        <w:rPr>
          <w:rFonts w:ascii="TimesNewRoman" w:hAnsi="TimesNewRoman" w:cs="TimesNewRoman"/>
          <w:lang w:val="lv-LV"/>
        </w:rPr>
        <w:t>ī</w:t>
      </w:r>
      <w:r w:rsidRPr="00AA39C8">
        <w:rPr>
          <w:lang w:val="lv-LV"/>
        </w:rPr>
        <w:t xml:space="preserve">ts </w:t>
      </w:r>
      <w:r w:rsidRPr="00AA39C8">
        <w:rPr>
          <w:iCs/>
          <w:lang w:val="lv-LV"/>
        </w:rPr>
        <w:t xml:space="preserve">Darba, </w:t>
      </w:r>
      <w:r w:rsidRPr="00AA39C8">
        <w:rPr>
          <w:rFonts w:ascii="TimesNewRoman,Italic" w:hAnsi="TimesNewRoman,Italic" w:cs="TimesNewRoman,Italic"/>
          <w:iCs/>
          <w:lang w:val="lv-LV"/>
        </w:rPr>
        <w:t>Ā</w:t>
      </w:r>
      <w:r w:rsidRPr="00AA39C8">
        <w:rPr>
          <w:iCs/>
          <w:lang w:val="lv-LV"/>
        </w:rPr>
        <w:t>rpus darba un Nakts stund</w:t>
      </w:r>
      <w:r w:rsidRPr="00AA39C8">
        <w:rPr>
          <w:rFonts w:ascii="TimesNewRoman,Italic" w:hAnsi="TimesNewRoman,Italic" w:cs="TimesNewRoman,Italic"/>
          <w:iCs/>
          <w:lang w:val="lv-LV"/>
        </w:rPr>
        <w:t>ā</w:t>
      </w:r>
      <w:r w:rsidRPr="00AA39C8">
        <w:rPr>
          <w:iCs/>
          <w:lang w:val="lv-LV"/>
        </w:rPr>
        <w:t>s.</w:t>
      </w:r>
      <w:r w:rsidRPr="00AA39C8">
        <w:rPr>
          <w:i/>
          <w:iCs/>
          <w:lang w:val="lv-LV"/>
        </w:rPr>
        <w:t xml:space="preserve"> </w:t>
      </w:r>
    </w:p>
    <w:p w14:paraId="62CD4DFC" w14:textId="77777777" w:rsidR="00B13925" w:rsidRPr="00AA39C8" w:rsidRDefault="00B13925" w:rsidP="00B13925">
      <w:pPr>
        <w:autoSpaceDE w:val="0"/>
        <w:autoSpaceDN w:val="0"/>
        <w:adjustRightInd w:val="0"/>
        <w:jc w:val="both"/>
        <w:rPr>
          <w:rFonts w:ascii="TimesNewRoman" w:hAnsi="TimesNewRoman" w:cs="TimesNewRoman"/>
          <w:lang w:val="lv-LV"/>
        </w:rPr>
      </w:pPr>
      <w:r w:rsidRPr="00AA39C8">
        <w:rPr>
          <w:iCs/>
          <w:lang w:val="lv-LV"/>
        </w:rPr>
        <w:t>Reakcijas laiks</w:t>
      </w:r>
      <w:r w:rsidRPr="00AA39C8">
        <w:rPr>
          <w:i/>
          <w:iCs/>
          <w:lang w:val="lv-LV"/>
        </w:rPr>
        <w:t xml:space="preserve"> </w:t>
      </w:r>
      <w:r w:rsidRPr="00AA39C8">
        <w:rPr>
          <w:lang w:val="lv-LV"/>
        </w:rPr>
        <w:t xml:space="preserve">– ar šo tiek saprasts laika posms no </w:t>
      </w:r>
      <w:r w:rsidRPr="00AA39C8">
        <w:rPr>
          <w:b/>
          <w:bCs/>
          <w:iCs/>
          <w:lang w:val="lv-LV"/>
        </w:rPr>
        <w:t>Izpild</w:t>
      </w:r>
      <w:r w:rsidRPr="00AA39C8">
        <w:rPr>
          <w:rFonts w:ascii="TimesNewRoman,BoldItalic" w:hAnsi="TimesNewRoman,BoldItalic" w:cs="TimesNewRoman,BoldItalic"/>
          <w:b/>
          <w:bCs/>
          <w:iCs/>
          <w:lang w:val="lv-LV"/>
        </w:rPr>
        <w:t>ī</w:t>
      </w:r>
      <w:r w:rsidRPr="00AA39C8">
        <w:rPr>
          <w:b/>
          <w:bCs/>
          <w:iCs/>
          <w:lang w:val="lv-LV"/>
        </w:rPr>
        <w:t>t</w:t>
      </w:r>
      <w:r w:rsidRPr="00AA39C8">
        <w:rPr>
          <w:rFonts w:ascii="TimesNewRoman,BoldItalic" w:hAnsi="TimesNewRoman,BoldItalic" w:cs="TimesNewRoman,BoldItalic"/>
          <w:b/>
          <w:bCs/>
          <w:iCs/>
          <w:lang w:val="lv-LV"/>
        </w:rPr>
        <w:t>ā</w:t>
      </w:r>
      <w:r w:rsidRPr="00AA39C8">
        <w:rPr>
          <w:b/>
          <w:bCs/>
          <w:iCs/>
          <w:lang w:val="lv-LV"/>
        </w:rPr>
        <w:t>ja</w:t>
      </w:r>
      <w:r w:rsidRPr="00AA39C8">
        <w:rPr>
          <w:b/>
          <w:bCs/>
          <w:i/>
          <w:iCs/>
          <w:lang w:val="lv-LV"/>
        </w:rPr>
        <w:t xml:space="preserve"> </w:t>
      </w:r>
      <w:r w:rsidRPr="00AA39C8">
        <w:rPr>
          <w:lang w:val="lv-LV"/>
        </w:rPr>
        <w:t>apstiprin</w:t>
      </w:r>
      <w:r w:rsidRPr="00AA39C8">
        <w:rPr>
          <w:rFonts w:ascii="TimesNewRoman" w:hAnsi="TimesNewRoman" w:cs="TimesNewRoman"/>
          <w:lang w:val="lv-LV"/>
        </w:rPr>
        <w:t>ā</w:t>
      </w:r>
      <w:r w:rsidRPr="00AA39C8">
        <w:rPr>
          <w:lang w:val="lv-LV"/>
        </w:rPr>
        <w:t>t</w:t>
      </w:r>
      <w:r w:rsidRPr="00AA39C8">
        <w:rPr>
          <w:rFonts w:ascii="TimesNewRoman" w:hAnsi="TimesNewRoman" w:cs="TimesNewRoman"/>
          <w:lang w:val="lv-LV"/>
        </w:rPr>
        <w:t>ā</w:t>
      </w:r>
    </w:p>
    <w:p w14:paraId="793596C2" w14:textId="77777777" w:rsidR="00B13925" w:rsidRPr="00AA39C8" w:rsidRDefault="00B13925" w:rsidP="00B13925">
      <w:pPr>
        <w:autoSpaceDE w:val="0"/>
        <w:autoSpaceDN w:val="0"/>
        <w:adjustRightInd w:val="0"/>
        <w:jc w:val="both"/>
        <w:rPr>
          <w:lang w:val="lv-LV"/>
        </w:rPr>
      </w:pPr>
      <w:r w:rsidRPr="00AA39C8">
        <w:rPr>
          <w:lang w:val="lv-LV"/>
        </w:rPr>
        <w:t>zi</w:t>
      </w:r>
      <w:r w:rsidRPr="00AA39C8">
        <w:rPr>
          <w:rFonts w:ascii="TimesNewRoman" w:hAnsi="TimesNewRoman" w:cs="TimesNewRoman"/>
          <w:lang w:val="lv-LV"/>
        </w:rPr>
        <w:t>ņ</w:t>
      </w:r>
      <w:r w:rsidRPr="00AA39C8">
        <w:rPr>
          <w:lang w:val="lv-LV"/>
        </w:rPr>
        <w:t>ojuma par boj</w:t>
      </w:r>
      <w:r w:rsidRPr="00AA39C8">
        <w:rPr>
          <w:rFonts w:ascii="TimesNewRoman" w:hAnsi="TimesNewRoman" w:cs="TimesNewRoman"/>
          <w:lang w:val="lv-LV"/>
        </w:rPr>
        <w:t>ā</w:t>
      </w:r>
      <w:r w:rsidRPr="00AA39C8">
        <w:rPr>
          <w:lang w:val="lv-LV"/>
        </w:rPr>
        <w:t>jumu, k</w:t>
      </w:r>
      <w:r w:rsidRPr="00AA39C8">
        <w:rPr>
          <w:rFonts w:ascii="TimesNewRoman" w:hAnsi="TimesNewRoman" w:cs="TimesNewRoman"/>
          <w:lang w:val="lv-LV"/>
        </w:rPr>
        <w:t>ļū</w:t>
      </w:r>
      <w:r w:rsidRPr="00AA39C8">
        <w:rPr>
          <w:lang w:val="lv-LV"/>
        </w:rPr>
        <w:t>du, kritisko k</w:t>
      </w:r>
      <w:r w:rsidRPr="00AA39C8">
        <w:rPr>
          <w:rFonts w:ascii="TimesNewRoman" w:hAnsi="TimesNewRoman" w:cs="TimesNewRoman"/>
          <w:lang w:val="lv-LV"/>
        </w:rPr>
        <w:t>ļū</w:t>
      </w:r>
      <w:r w:rsidRPr="00AA39C8">
        <w:rPr>
          <w:lang w:val="lv-LV"/>
        </w:rPr>
        <w:t>du sa</w:t>
      </w:r>
      <w:r w:rsidRPr="00AA39C8">
        <w:rPr>
          <w:rFonts w:ascii="TimesNewRoman" w:hAnsi="TimesNewRoman" w:cs="TimesNewRoman"/>
          <w:lang w:val="lv-LV"/>
        </w:rPr>
        <w:t>ņ</w:t>
      </w:r>
      <w:r w:rsidRPr="00AA39C8">
        <w:rPr>
          <w:lang w:val="lv-LV"/>
        </w:rPr>
        <w:t>emšanas l</w:t>
      </w:r>
      <w:r w:rsidRPr="00AA39C8">
        <w:rPr>
          <w:rFonts w:ascii="TimesNewRoman" w:hAnsi="TimesNewRoman" w:cs="TimesNewRoman"/>
          <w:lang w:val="lv-LV"/>
        </w:rPr>
        <w:t>ī</w:t>
      </w:r>
      <w:r w:rsidRPr="00AA39C8">
        <w:rPr>
          <w:lang w:val="lv-LV"/>
        </w:rPr>
        <w:t xml:space="preserve">dz </w:t>
      </w:r>
      <w:r w:rsidRPr="00AA39C8">
        <w:rPr>
          <w:b/>
          <w:bCs/>
          <w:iCs/>
          <w:lang w:val="lv-LV"/>
        </w:rPr>
        <w:t>Izpild</w:t>
      </w:r>
      <w:r w:rsidRPr="00AA39C8">
        <w:rPr>
          <w:rFonts w:ascii="TimesNewRoman,BoldItalic" w:hAnsi="TimesNewRoman,BoldItalic" w:cs="TimesNewRoman,BoldItalic"/>
          <w:b/>
          <w:bCs/>
          <w:iCs/>
          <w:lang w:val="lv-LV"/>
        </w:rPr>
        <w:t>ī</w:t>
      </w:r>
      <w:r w:rsidRPr="00AA39C8">
        <w:rPr>
          <w:b/>
          <w:bCs/>
          <w:iCs/>
          <w:lang w:val="lv-LV"/>
        </w:rPr>
        <w:t>t</w:t>
      </w:r>
      <w:r w:rsidRPr="00AA39C8">
        <w:rPr>
          <w:rFonts w:ascii="TimesNewRoman,BoldItalic" w:hAnsi="TimesNewRoman,BoldItalic" w:cs="TimesNewRoman,BoldItalic"/>
          <w:b/>
          <w:bCs/>
          <w:iCs/>
          <w:lang w:val="lv-LV"/>
        </w:rPr>
        <w:t>ā</w:t>
      </w:r>
      <w:r w:rsidRPr="00AA39C8">
        <w:rPr>
          <w:b/>
          <w:bCs/>
          <w:iCs/>
          <w:lang w:val="lv-LV"/>
        </w:rPr>
        <w:t>ja</w:t>
      </w:r>
      <w:r w:rsidRPr="00AA39C8">
        <w:rPr>
          <w:b/>
          <w:bCs/>
          <w:i/>
          <w:iCs/>
          <w:lang w:val="lv-LV"/>
        </w:rPr>
        <w:t xml:space="preserve"> </w:t>
      </w:r>
      <w:r w:rsidRPr="00AA39C8">
        <w:rPr>
          <w:lang w:val="lv-LV"/>
        </w:rPr>
        <w:t>speci</w:t>
      </w:r>
      <w:r w:rsidRPr="00AA39C8">
        <w:rPr>
          <w:rFonts w:ascii="TimesNewRoman" w:hAnsi="TimesNewRoman" w:cs="TimesNewRoman"/>
          <w:lang w:val="lv-LV"/>
        </w:rPr>
        <w:t>ā</w:t>
      </w:r>
      <w:r w:rsidRPr="00AA39C8">
        <w:rPr>
          <w:lang w:val="lv-LV"/>
        </w:rPr>
        <w:t>lista boj</w:t>
      </w:r>
      <w:r w:rsidRPr="00AA39C8">
        <w:rPr>
          <w:rFonts w:ascii="TimesNewRoman" w:hAnsi="TimesNewRoman" w:cs="TimesNewRoman"/>
          <w:lang w:val="lv-LV"/>
        </w:rPr>
        <w:t>ā</w:t>
      </w:r>
      <w:r w:rsidRPr="00AA39C8">
        <w:rPr>
          <w:lang w:val="lv-LV"/>
        </w:rPr>
        <w:t>juma,</w:t>
      </w:r>
    </w:p>
    <w:p w14:paraId="17E584FE" w14:textId="77777777" w:rsidR="00B13925" w:rsidRPr="00AA39C8" w:rsidRDefault="00B13925" w:rsidP="00B13925">
      <w:pPr>
        <w:autoSpaceDE w:val="0"/>
        <w:autoSpaceDN w:val="0"/>
        <w:adjustRightInd w:val="0"/>
        <w:jc w:val="both"/>
        <w:rPr>
          <w:b/>
          <w:bCs/>
          <w:i/>
          <w:iCs/>
          <w:lang w:val="lv-LV"/>
        </w:rPr>
      </w:pPr>
      <w:r w:rsidRPr="00AA39C8">
        <w:rPr>
          <w:lang w:val="lv-LV"/>
        </w:rPr>
        <w:t>k</w:t>
      </w:r>
      <w:r w:rsidRPr="00AA39C8">
        <w:rPr>
          <w:rFonts w:ascii="TimesNewRoman" w:hAnsi="TimesNewRoman" w:cs="TimesNewRoman"/>
          <w:lang w:val="lv-LV"/>
        </w:rPr>
        <w:t>ļū</w:t>
      </w:r>
      <w:r w:rsidRPr="00AA39C8">
        <w:rPr>
          <w:lang w:val="lv-LV"/>
        </w:rPr>
        <w:t>das, kritisk</w:t>
      </w:r>
      <w:r w:rsidRPr="00AA39C8">
        <w:rPr>
          <w:rFonts w:ascii="TimesNewRoman" w:hAnsi="TimesNewRoman" w:cs="TimesNewRoman"/>
          <w:lang w:val="lv-LV"/>
        </w:rPr>
        <w:t>ā</w:t>
      </w:r>
      <w:r w:rsidRPr="00AA39C8">
        <w:rPr>
          <w:lang w:val="lv-LV"/>
        </w:rPr>
        <w:t>s k</w:t>
      </w:r>
      <w:r w:rsidRPr="00AA39C8">
        <w:rPr>
          <w:rFonts w:ascii="TimesNewRoman" w:hAnsi="TimesNewRoman" w:cs="TimesNewRoman"/>
          <w:lang w:val="lv-LV"/>
        </w:rPr>
        <w:t>ļū</w:t>
      </w:r>
      <w:r w:rsidRPr="00AA39C8">
        <w:rPr>
          <w:lang w:val="lv-LV"/>
        </w:rPr>
        <w:t>das nov</w:t>
      </w:r>
      <w:r w:rsidRPr="00AA39C8">
        <w:rPr>
          <w:rFonts w:ascii="TimesNewRoman" w:hAnsi="TimesNewRoman" w:cs="TimesNewRoman"/>
          <w:lang w:val="lv-LV"/>
        </w:rPr>
        <w:t>ē</w:t>
      </w:r>
      <w:r w:rsidRPr="00AA39C8">
        <w:rPr>
          <w:lang w:val="lv-LV"/>
        </w:rPr>
        <w:t>ršanas uzs</w:t>
      </w:r>
      <w:r w:rsidRPr="00AA39C8">
        <w:rPr>
          <w:rFonts w:ascii="TimesNewRoman" w:hAnsi="TimesNewRoman" w:cs="TimesNewRoman"/>
          <w:lang w:val="lv-LV"/>
        </w:rPr>
        <w:t>ā</w:t>
      </w:r>
      <w:r w:rsidRPr="00AA39C8">
        <w:rPr>
          <w:lang w:val="lv-LV"/>
        </w:rPr>
        <w:t>kšanas brīdim. Boj</w:t>
      </w:r>
      <w:r w:rsidRPr="00AA39C8">
        <w:rPr>
          <w:rFonts w:ascii="TimesNewRoman" w:hAnsi="TimesNewRoman" w:cs="TimesNewRoman"/>
          <w:lang w:val="lv-LV"/>
        </w:rPr>
        <w:t>ā</w:t>
      </w:r>
      <w:r w:rsidRPr="00AA39C8">
        <w:rPr>
          <w:lang w:val="lv-LV"/>
        </w:rPr>
        <w:t>jums var tikt nov</w:t>
      </w:r>
      <w:r w:rsidRPr="00AA39C8">
        <w:rPr>
          <w:rFonts w:ascii="TimesNewRoman" w:hAnsi="TimesNewRoman" w:cs="TimesNewRoman"/>
          <w:lang w:val="lv-LV"/>
        </w:rPr>
        <w:t>ē</w:t>
      </w:r>
      <w:r w:rsidRPr="00AA39C8">
        <w:rPr>
          <w:lang w:val="lv-LV"/>
        </w:rPr>
        <w:t>rsts</w:t>
      </w:r>
      <w:r w:rsidR="00BB740E" w:rsidRPr="00AA39C8">
        <w:rPr>
          <w:lang w:val="lv-LV"/>
        </w:rPr>
        <w:t xml:space="preserve"> </w:t>
      </w:r>
      <w:r w:rsidRPr="00AA39C8">
        <w:rPr>
          <w:lang w:val="lv-LV"/>
        </w:rPr>
        <w:t>ar att</w:t>
      </w:r>
      <w:r w:rsidRPr="00AA39C8">
        <w:rPr>
          <w:rFonts w:ascii="TimesNewRoman" w:hAnsi="TimesNewRoman" w:cs="TimesNewRoman"/>
          <w:lang w:val="lv-LV"/>
        </w:rPr>
        <w:t>ā</w:t>
      </w:r>
      <w:r w:rsidRPr="00AA39C8">
        <w:rPr>
          <w:lang w:val="lv-LV"/>
        </w:rPr>
        <w:t>lin</w:t>
      </w:r>
      <w:r w:rsidR="00BB740E" w:rsidRPr="00AA39C8">
        <w:rPr>
          <w:lang w:val="lv-LV"/>
        </w:rPr>
        <w:t xml:space="preserve">ātā pieslēguma starpniecību, telefoniski konsultējot </w:t>
      </w:r>
      <w:r w:rsidR="00BB740E" w:rsidRPr="00AA39C8">
        <w:rPr>
          <w:b/>
          <w:lang w:val="lv-LV"/>
        </w:rPr>
        <w:t xml:space="preserve">Pasūtītāja </w:t>
      </w:r>
      <w:r w:rsidR="00BB740E" w:rsidRPr="00AA39C8">
        <w:rPr>
          <w:lang w:val="lv-LV"/>
        </w:rPr>
        <w:t>darbinieku</w:t>
      </w:r>
      <w:r w:rsidRPr="00AA39C8">
        <w:rPr>
          <w:lang w:val="lv-LV"/>
        </w:rPr>
        <w:t xml:space="preserve"> </w:t>
      </w:r>
      <w:r w:rsidR="00BB740E" w:rsidRPr="00AA39C8">
        <w:rPr>
          <w:lang w:val="lv-LV"/>
        </w:rPr>
        <w:t xml:space="preserve">vai arī </w:t>
      </w:r>
      <w:r w:rsidR="00BB740E" w:rsidRPr="00AA39C8">
        <w:rPr>
          <w:b/>
          <w:lang w:val="lv-LV"/>
        </w:rPr>
        <w:t xml:space="preserve">Izpildītāja </w:t>
      </w:r>
      <w:r w:rsidR="00BB740E" w:rsidRPr="00AA39C8">
        <w:rPr>
          <w:lang w:val="lv-LV"/>
        </w:rPr>
        <w:t xml:space="preserve"> speciālistam ierodoties boj</w:t>
      </w:r>
      <w:r w:rsidR="00BB740E" w:rsidRPr="00AA39C8">
        <w:rPr>
          <w:rFonts w:ascii="TimesNewRoman" w:hAnsi="TimesNewRoman" w:cs="TimesNewRoman"/>
          <w:lang w:val="lv-LV"/>
        </w:rPr>
        <w:t>ā</w:t>
      </w:r>
      <w:r w:rsidR="00BB740E" w:rsidRPr="00AA39C8">
        <w:rPr>
          <w:lang w:val="lv-LV"/>
        </w:rPr>
        <w:t>juma vietā</w:t>
      </w:r>
      <w:r w:rsidRPr="00AA39C8">
        <w:rPr>
          <w:lang w:val="lv-LV"/>
        </w:rPr>
        <w:t>. K</w:t>
      </w:r>
      <w:r w:rsidRPr="00AA39C8">
        <w:rPr>
          <w:rFonts w:ascii="TimesNewRoman" w:hAnsi="TimesNewRoman" w:cs="TimesNewRoman"/>
          <w:lang w:val="lv-LV"/>
        </w:rPr>
        <w:t>ļū</w:t>
      </w:r>
      <w:r w:rsidR="00BB740E" w:rsidRPr="00AA39C8">
        <w:rPr>
          <w:lang w:val="lv-LV"/>
        </w:rPr>
        <w:t>du</w:t>
      </w:r>
      <w:r w:rsidRPr="00AA39C8">
        <w:rPr>
          <w:lang w:val="lv-LV"/>
        </w:rPr>
        <w:t xml:space="preserve"> un kritisk</w:t>
      </w:r>
      <w:r w:rsidR="00BB740E" w:rsidRPr="00AA39C8">
        <w:rPr>
          <w:rFonts w:ascii="TimesNewRoman" w:hAnsi="TimesNewRoman" w:cs="TimesNewRoman"/>
          <w:lang w:val="lv-LV"/>
        </w:rPr>
        <w:t>o</w:t>
      </w:r>
      <w:r w:rsidRPr="00AA39C8">
        <w:rPr>
          <w:lang w:val="lv-LV"/>
        </w:rPr>
        <w:t xml:space="preserve"> k</w:t>
      </w:r>
      <w:r w:rsidRPr="00AA39C8">
        <w:rPr>
          <w:rFonts w:ascii="TimesNewRoman" w:hAnsi="TimesNewRoman" w:cs="TimesNewRoman"/>
          <w:lang w:val="lv-LV"/>
        </w:rPr>
        <w:t>ļū</w:t>
      </w:r>
      <w:r w:rsidR="00BB740E" w:rsidRPr="00AA39C8">
        <w:rPr>
          <w:lang w:val="lv-LV"/>
        </w:rPr>
        <w:t xml:space="preserve">du novēršanas veidu izvēlas </w:t>
      </w:r>
      <w:r w:rsidR="00BB740E" w:rsidRPr="00AA39C8">
        <w:rPr>
          <w:b/>
          <w:lang w:val="lv-LV"/>
        </w:rPr>
        <w:t>Izpildītājs</w:t>
      </w:r>
      <w:r w:rsidR="00BB740E" w:rsidRPr="00AA39C8">
        <w:rPr>
          <w:lang w:val="lv-LV"/>
        </w:rPr>
        <w:t>, informējot par šo</w:t>
      </w:r>
      <w:r w:rsidR="00BB740E" w:rsidRPr="00AA39C8">
        <w:rPr>
          <w:b/>
          <w:lang w:val="lv-LV"/>
        </w:rPr>
        <w:t xml:space="preserve"> Pasūtītāju</w:t>
      </w:r>
      <w:r w:rsidR="00BB740E" w:rsidRPr="00AA39C8">
        <w:rPr>
          <w:lang w:val="lv-LV"/>
        </w:rPr>
        <w:t>.</w:t>
      </w:r>
    </w:p>
    <w:p w14:paraId="5B2BC922" w14:textId="77777777" w:rsidR="00B13925" w:rsidRPr="00AA39C8" w:rsidRDefault="00BB740E" w:rsidP="00B13925">
      <w:pPr>
        <w:autoSpaceDE w:val="0"/>
        <w:autoSpaceDN w:val="0"/>
        <w:adjustRightInd w:val="0"/>
        <w:jc w:val="both"/>
        <w:rPr>
          <w:lang w:val="lv-LV"/>
        </w:rPr>
      </w:pPr>
      <w:r w:rsidRPr="00AA39C8">
        <w:rPr>
          <w:iCs/>
          <w:lang w:val="lv-LV"/>
        </w:rPr>
        <w:t>Mēneša</w:t>
      </w:r>
      <w:r w:rsidR="00B13925" w:rsidRPr="00AA39C8">
        <w:rPr>
          <w:iCs/>
          <w:lang w:val="lv-LV"/>
        </w:rPr>
        <w:t xml:space="preserve"> maks</w:t>
      </w:r>
      <w:r w:rsidR="00D267D9" w:rsidRPr="00AA39C8">
        <w:rPr>
          <w:rFonts w:ascii="TimesNewRoman,Italic" w:hAnsi="TimesNewRoman,Italic" w:cs="TimesNewRoman,Italic"/>
          <w:iCs/>
          <w:lang w:val="lv-LV"/>
        </w:rPr>
        <w:t>a</w:t>
      </w:r>
      <w:r w:rsidR="00B13925" w:rsidRPr="00AA39C8">
        <w:rPr>
          <w:i/>
          <w:iCs/>
          <w:lang w:val="lv-LV"/>
        </w:rPr>
        <w:t xml:space="preserve"> –</w:t>
      </w:r>
      <w:r w:rsidR="00D267D9" w:rsidRPr="00AA39C8">
        <w:rPr>
          <w:i/>
          <w:iCs/>
          <w:lang w:val="lv-LV"/>
        </w:rPr>
        <w:t xml:space="preserve"> </w:t>
      </w:r>
      <w:r w:rsidR="00B13925" w:rsidRPr="00AA39C8">
        <w:rPr>
          <w:lang w:val="lv-LV"/>
        </w:rPr>
        <w:t>m</w:t>
      </w:r>
      <w:r w:rsidR="00B13925" w:rsidRPr="00AA39C8">
        <w:rPr>
          <w:rFonts w:ascii="TimesNewRoman" w:hAnsi="TimesNewRoman" w:cs="TimesNewRoman"/>
          <w:lang w:val="lv-LV"/>
        </w:rPr>
        <w:t>ē</w:t>
      </w:r>
      <w:r w:rsidR="00B13925" w:rsidRPr="00AA39C8">
        <w:rPr>
          <w:lang w:val="lv-LV"/>
        </w:rPr>
        <w:t>neša maks</w:t>
      </w:r>
      <w:r w:rsidR="00D267D9" w:rsidRPr="00AA39C8">
        <w:rPr>
          <w:rFonts w:ascii="TimesNewRoman" w:hAnsi="TimesNewRoman" w:cs="TimesNewRoman"/>
          <w:lang w:val="lv-LV"/>
        </w:rPr>
        <w:t>a</w:t>
      </w:r>
      <w:r w:rsidR="00B13925" w:rsidRPr="00AA39C8">
        <w:rPr>
          <w:lang w:val="lv-LV"/>
        </w:rPr>
        <w:t xml:space="preserve">, kuru </w:t>
      </w:r>
      <w:r w:rsidR="00B13925" w:rsidRPr="00AA39C8">
        <w:rPr>
          <w:b/>
          <w:bCs/>
          <w:iCs/>
          <w:lang w:val="lv-LV"/>
        </w:rPr>
        <w:t>Pas</w:t>
      </w:r>
      <w:r w:rsidR="00B13925" w:rsidRPr="00AA39C8">
        <w:rPr>
          <w:rFonts w:ascii="TimesNewRoman,BoldItalic" w:hAnsi="TimesNewRoman,BoldItalic" w:cs="TimesNewRoman,BoldItalic"/>
          <w:b/>
          <w:bCs/>
          <w:iCs/>
          <w:lang w:val="lv-LV"/>
        </w:rPr>
        <w:t>ū</w:t>
      </w:r>
      <w:r w:rsidR="00B13925" w:rsidRPr="00AA39C8">
        <w:rPr>
          <w:b/>
          <w:bCs/>
          <w:iCs/>
          <w:lang w:val="lv-LV"/>
        </w:rPr>
        <w:t>t</w:t>
      </w:r>
      <w:r w:rsidR="00B13925" w:rsidRPr="00AA39C8">
        <w:rPr>
          <w:rFonts w:ascii="TimesNewRoman,BoldItalic" w:hAnsi="TimesNewRoman,BoldItalic" w:cs="TimesNewRoman,BoldItalic"/>
          <w:b/>
          <w:bCs/>
          <w:iCs/>
          <w:lang w:val="lv-LV"/>
        </w:rPr>
        <w:t>ī</w:t>
      </w:r>
      <w:r w:rsidR="00B13925" w:rsidRPr="00AA39C8">
        <w:rPr>
          <w:b/>
          <w:bCs/>
          <w:iCs/>
          <w:lang w:val="lv-LV"/>
        </w:rPr>
        <w:t>t</w:t>
      </w:r>
      <w:r w:rsidR="00B13925" w:rsidRPr="00AA39C8">
        <w:rPr>
          <w:rFonts w:ascii="TimesNewRoman,BoldItalic" w:hAnsi="TimesNewRoman,BoldItalic" w:cs="TimesNewRoman,BoldItalic"/>
          <w:b/>
          <w:bCs/>
          <w:iCs/>
          <w:lang w:val="lv-LV"/>
        </w:rPr>
        <w:t>ā</w:t>
      </w:r>
      <w:r w:rsidR="00B13925" w:rsidRPr="00AA39C8">
        <w:rPr>
          <w:b/>
          <w:bCs/>
          <w:iCs/>
          <w:lang w:val="lv-LV"/>
        </w:rPr>
        <w:t>js</w:t>
      </w:r>
      <w:r w:rsidRPr="00AA39C8">
        <w:rPr>
          <w:b/>
          <w:bCs/>
          <w:i/>
          <w:iCs/>
          <w:lang w:val="lv-LV"/>
        </w:rPr>
        <w:t xml:space="preserve"> </w:t>
      </w:r>
      <w:r w:rsidR="00B13925" w:rsidRPr="00AA39C8">
        <w:rPr>
          <w:lang w:val="lv-LV"/>
        </w:rPr>
        <w:t>maks</w:t>
      </w:r>
      <w:r w:rsidR="00B13925" w:rsidRPr="00AA39C8">
        <w:rPr>
          <w:rFonts w:ascii="TimesNewRoman" w:hAnsi="TimesNewRoman" w:cs="TimesNewRoman"/>
          <w:lang w:val="lv-LV"/>
        </w:rPr>
        <w:t>ā</w:t>
      </w:r>
      <w:r w:rsidR="00B13925" w:rsidRPr="00AA39C8">
        <w:rPr>
          <w:lang w:val="lv-LV"/>
        </w:rPr>
        <w:t xml:space="preserve"> </w:t>
      </w:r>
      <w:r w:rsidR="00B13925" w:rsidRPr="00AA39C8">
        <w:rPr>
          <w:b/>
          <w:bCs/>
          <w:iCs/>
          <w:lang w:val="lv-LV"/>
        </w:rPr>
        <w:t>Izpild</w:t>
      </w:r>
      <w:r w:rsidR="00B13925" w:rsidRPr="00AA39C8">
        <w:rPr>
          <w:rFonts w:ascii="TimesNewRoman,BoldItalic" w:hAnsi="TimesNewRoman,BoldItalic" w:cs="TimesNewRoman,BoldItalic"/>
          <w:b/>
          <w:bCs/>
          <w:iCs/>
          <w:lang w:val="lv-LV"/>
        </w:rPr>
        <w:t>ī</w:t>
      </w:r>
      <w:r w:rsidR="00B13925" w:rsidRPr="00AA39C8">
        <w:rPr>
          <w:b/>
          <w:bCs/>
          <w:iCs/>
          <w:lang w:val="lv-LV"/>
        </w:rPr>
        <w:t>t</w:t>
      </w:r>
      <w:r w:rsidR="00B13925" w:rsidRPr="00AA39C8">
        <w:rPr>
          <w:rFonts w:ascii="TimesNewRoman,BoldItalic" w:hAnsi="TimesNewRoman,BoldItalic" w:cs="TimesNewRoman,BoldItalic"/>
          <w:b/>
          <w:bCs/>
          <w:iCs/>
          <w:lang w:val="lv-LV"/>
        </w:rPr>
        <w:t>ā</w:t>
      </w:r>
      <w:r w:rsidR="00B13925" w:rsidRPr="00AA39C8">
        <w:rPr>
          <w:b/>
          <w:bCs/>
          <w:iCs/>
          <w:lang w:val="lv-LV"/>
        </w:rPr>
        <w:t>jam</w:t>
      </w:r>
      <w:r w:rsidR="00D267D9" w:rsidRPr="00AA39C8">
        <w:rPr>
          <w:bCs/>
          <w:iCs/>
          <w:lang w:val="lv-LV"/>
        </w:rPr>
        <w:t>.</w:t>
      </w:r>
      <w:r w:rsidR="00D267D9" w:rsidRPr="00AA39C8">
        <w:rPr>
          <w:b/>
          <w:bCs/>
          <w:i/>
          <w:iCs/>
          <w:lang w:val="lv-LV"/>
        </w:rPr>
        <w:t xml:space="preserve"> </w:t>
      </w:r>
      <w:r w:rsidR="00D267D9" w:rsidRPr="00AA39C8">
        <w:rPr>
          <w:bCs/>
          <w:iCs/>
          <w:lang w:val="lv-LV"/>
        </w:rPr>
        <w:t>Mēneša maksas ietvaros</w:t>
      </w:r>
      <w:r w:rsidR="00D267D9" w:rsidRPr="00AA39C8">
        <w:rPr>
          <w:b/>
          <w:bCs/>
          <w:i/>
          <w:iCs/>
          <w:lang w:val="lv-LV"/>
        </w:rPr>
        <w:t xml:space="preserve"> </w:t>
      </w:r>
      <w:r w:rsidR="00B13925" w:rsidRPr="00AA39C8">
        <w:rPr>
          <w:b/>
          <w:bCs/>
          <w:i/>
          <w:iCs/>
          <w:lang w:val="lv-LV"/>
        </w:rPr>
        <w:t xml:space="preserve"> </w:t>
      </w:r>
      <w:r w:rsidR="00B13925" w:rsidRPr="00AA39C8">
        <w:rPr>
          <w:b/>
          <w:bCs/>
          <w:iCs/>
          <w:lang w:val="lv-LV"/>
        </w:rPr>
        <w:t>Izpild</w:t>
      </w:r>
      <w:r w:rsidR="00B13925" w:rsidRPr="00AA39C8">
        <w:rPr>
          <w:rFonts w:ascii="TimesNewRoman,BoldItalic" w:hAnsi="TimesNewRoman,BoldItalic" w:cs="TimesNewRoman,BoldItalic"/>
          <w:b/>
          <w:bCs/>
          <w:iCs/>
          <w:lang w:val="lv-LV"/>
        </w:rPr>
        <w:t>ī</w:t>
      </w:r>
      <w:r w:rsidR="00B13925" w:rsidRPr="00AA39C8">
        <w:rPr>
          <w:b/>
          <w:bCs/>
          <w:iCs/>
          <w:lang w:val="lv-LV"/>
        </w:rPr>
        <w:t>t</w:t>
      </w:r>
      <w:r w:rsidR="00B13925" w:rsidRPr="00AA39C8">
        <w:rPr>
          <w:rFonts w:ascii="TimesNewRoman,BoldItalic" w:hAnsi="TimesNewRoman,BoldItalic" w:cs="TimesNewRoman,BoldItalic"/>
          <w:b/>
          <w:bCs/>
          <w:iCs/>
          <w:lang w:val="lv-LV"/>
        </w:rPr>
        <w:t>ā</w:t>
      </w:r>
      <w:r w:rsidR="00B13925" w:rsidRPr="00AA39C8">
        <w:rPr>
          <w:b/>
          <w:bCs/>
          <w:iCs/>
          <w:lang w:val="lv-LV"/>
        </w:rPr>
        <w:t>js</w:t>
      </w:r>
      <w:r w:rsidR="00B13925" w:rsidRPr="00AA39C8">
        <w:rPr>
          <w:b/>
          <w:bCs/>
          <w:i/>
          <w:iCs/>
          <w:lang w:val="lv-LV"/>
        </w:rPr>
        <w:t xml:space="preserve"> </w:t>
      </w:r>
      <w:r w:rsidR="00D267D9" w:rsidRPr="00AA39C8">
        <w:rPr>
          <w:lang w:val="lv-LV"/>
        </w:rPr>
        <w:t xml:space="preserve">nodrošina </w:t>
      </w:r>
      <w:r w:rsidR="00B13925" w:rsidRPr="00AA39C8">
        <w:rPr>
          <w:lang w:val="lv-LV"/>
        </w:rPr>
        <w:t>K</w:t>
      </w:r>
      <w:r w:rsidR="00B13925" w:rsidRPr="00AA39C8">
        <w:rPr>
          <w:rFonts w:ascii="TimesNewRoman" w:hAnsi="TimesNewRoman" w:cs="TimesNewRoman"/>
          <w:lang w:val="lv-LV"/>
        </w:rPr>
        <w:t>ļū</w:t>
      </w:r>
      <w:r w:rsidR="00D267D9" w:rsidRPr="00AA39C8">
        <w:rPr>
          <w:lang w:val="lv-LV"/>
        </w:rPr>
        <w:t>du labošanu un</w:t>
      </w:r>
      <w:r w:rsidRPr="00AA39C8">
        <w:rPr>
          <w:lang w:val="lv-LV"/>
        </w:rPr>
        <w:t xml:space="preserve"> </w:t>
      </w:r>
      <w:r w:rsidR="00B13925" w:rsidRPr="00AA39C8">
        <w:rPr>
          <w:b/>
          <w:bCs/>
          <w:iCs/>
          <w:lang w:val="lv-LV"/>
        </w:rPr>
        <w:t>Pas</w:t>
      </w:r>
      <w:r w:rsidR="00B13925" w:rsidRPr="00AA39C8">
        <w:rPr>
          <w:rFonts w:ascii="TimesNewRoman,BoldItalic" w:hAnsi="TimesNewRoman,BoldItalic" w:cs="TimesNewRoman,BoldItalic"/>
          <w:b/>
          <w:bCs/>
          <w:iCs/>
          <w:lang w:val="lv-LV"/>
        </w:rPr>
        <w:t>ū</w:t>
      </w:r>
      <w:r w:rsidR="00B13925" w:rsidRPr="00AA39C8">
        <w:rPr>
          <w:b/>
          <w:bCs/>
          <w:iCs/>
          <w:lang w:val="lv-LV"/>
        </w:rPr>
        <w:t>t</w:t>
      </w:r>
      <w:r w:rsidR="00B13925" w:rsidRPr="00AA39C8">
        <w:rPr>
          <w:rFonts w:ascii="TimesNewRoman,BoldItalic" w:hAnsi="TimesNewRoman,BoldItalic" w:cs="TimesNewRoman,BoldItalic"/>
          <w:b/>
          <w:bCs/>
          <w:iCs/>
          <w:lang w:val="lv-LV"/>
        </w:rPr>
        <w:t>ī</w:t>
      </w:r>
      <w:r w:rsidR="00B13925" w:rsidRPr="00AA39C8">
        <w:rPr>
          <w:b/>
          <w:bCs/>
          <w:iCs/>
          <w:lang w:val="lv-LV"/>
        </w:rPr>
        <w:t>t</w:t>
      </w:r>
      <w:r w:rsidR="00B13925" w:rsidRPr="00AA39C8">
        <w:rPr>
          <w:rFonts w:ascii="TimesNewRoman,BoldItalic" w:hAnsi="TimesNewRoman,BoldItalic" w:cs="TimesNewRoman,BoldItalic"/>
          <w:b/>
          <w:bCs/>
          <w:iCs/>
          <w:lang w:val="lv-LV"/>
        </w:rPr>
        <w:t>ā</w:t>
      </w:r>
      <w:r w:rsidR="00B13925" w:rsidRPr="00AA39C8">
        <w:rPr>
          <w:b/>
          <w:bCs/>
          <w:iCs/>
          <w:lang w:val="lv-LV"/>
        </w:rPr>
        <w:t>ja</w:t>
      </w:r>
      <w:r w:rsidR="00B13925" w:rsidRPr="00AA39C8">
        <w:rPr>
          <w:b/>
          <w:bCs/>
          <w:i/>
          <w:iCs/>
          <w:lang w:val="lv-LV"/>
        </w:rPr>
        <w:t xml:space="preserve"> </w:t>
      </w:r>
      <w:r w:rsidR="00B13925" w:rsidRPr="00AA39C8">
        <w:rPr>
          <w:lang w:val="lv-LV"/>
        </w:rPr>
        <w:t>lietot</w:t>
      </w:r>
      <w:r w:rsidR="00B13925" w:rsidRPr="00AA39C8">
        <w:rPr>
          <w:rFonts w:ascii="TimesNewRoman" w:hAnsi="TimesNewRoman" w:cs="TimesNewRoman"/>
          <w:lang w:val="lv-LV"/>
        </w:rPr>
        <w:t>ā</w:t>
      </w:r>
      <w:r w:rsidR="00D267D9" w:rsidRPr="00AA39C8">
        <w:rPr>
          <w:lang w:val="lv-LV"/>
        </w:rPr>
        <w:t>ju kosultēšanu s</w:t>
      </w:r>
      <w:r w:rsidR="00B13925" w:rsidRPr="00AA39C8">
        <w:rPr>
          <w:lang w:val="lv-LV"/>
        </w:rPr>
        <w:t>ist</w:t>
      </w:r>
      <w:r w:rsidR="00B13925" w:rsidRPr="00AA39C8">
        <w:rPr>
          <w:rFonts w:ascii="TimesNewRoman" w:hAnsi="TimesNewRoman" w:cs="TimesNewRoman"/>
          <w:lang w:val="lv-LV"/>
        </w:rPr>
        <w:t>ē</w:t>
      </w:r>
      <w:r w:rsidR="00B13925" w:rsidRPr="00AA39C8">
        <w:rPr>
          <w:lang w:val="lv-LV"/>
        </w:rPr>
        <w:t xml:space="preserve">mas </w:t>
      </w:r>
      <w:r w:rsidR="00D267D9" w:rsidRPr="00AA39C8">
        <w:rPr>
          <w:lang w:val="lv-LV"/>
        </w:rPr>
        <w:t>darbības jautājumos bez papildus maksas</w:t>
      </w:r>
      <w:r w:rsidR="00B13925" w:rsidRPr="00AA39C8">
        <w:rPr>
          <w:lang w:val="lv-LV"/>
        </w:rPr>
        <w:t xml:space="preserve">, </w:t>
      </w:r>
      <w:r w:rsidR="00D267D9" w:rsidRPr="00AA39C8">
        <w:rPr>
          <w:lang w:val="lv-LV"/>
        </w:rPr>
        <w:t>ievērojot l</w:t>
      </w:r>
      <w:r w:rsidR="00B13925" w:rsidRPr="00AA39C8">
        <w:rPr>
          <w:rFonts w:ascii="TimesNewRoman" w:hAnsi="TimesNewRoman" w:cs="TimesNewRoman"/>
          <w:lang w:val="lv-LV"/>
        </w:rPr>
        <w:t>ī</w:t>
      </w:r>
      <w:r w:rsidR="00B13925" w:rsidRPr="00AA39C8">
        <w:rPr>
          <w:lang w:val="lv-LV"/>
        </w:rPr>
        <w:t>gum</w:t>
      </w:r>
      <w:r w:rsidR="00B13925" w:rsidRPr="00AA39C8">
        <w:rPr>
          <w:rFonts w:ascii="TimesNewRoman" w:hAnsi="TimesNewRoman" w:cs="TimesNewRoman"/>
          <w:lang w:val="lv-LV"/>
        </w:rPr>
        <w:t xml:space="preserve">ā </w:t>
      </w:r>
      <w:r w:rsidR="00B13925" w:rsidRPr="00AA39C8">
        <w:rPr>
          <w:lang w:val="lv-LV"/>
        </w:rPr>
        <w:t>paredz</w:t>
      </w:r>
      <w:r w:rsidR="00B13925" w:rsidRPr="00AA39C8">
        <w:rPr>
          <w:rFonts w:ascii="TimesNewRoman" w:hAnsi="TimesNewRoman" w:cs="TimesNewRoman"/>
          <w:lang w:val="lv-LV"/>
        </w:rPr>
        <w:t>ē</w:t>
      </w:r>
      <w:r w:rsidR="00B13925" w:rsidRPr="00AA39C8">
        <w:rPr>
          <w:lang w:val="lv-LV"/>
        </w:rPr>
        <w:t>tos termi</w:t>
      </w:r>
      <w:r w:rsidR="00B13925" w:rsidRPr="00AA39C8">
        <w:rPr>
          <w:rFonts w:ascii="TimesNewRoman" w:hAnsi="TimesNewRoman" w:cs="TimesNewRoman"/>
          <w:lang w:val="lv-LV"/>
        </w:rPr>
        <w:t>ņ</w:t>
      </w:r>
      <w:r w:rsidR="00D267D9" w:rsidRPr="00AA39C8">
        <w:rPr>
          <w:lang w:val="lv-LV"/>
        </w:rPr>
        <w:t>us un</w:t>
      </w:r>
      <w:r w:rsidR="00B13925" w:rsidRPr="00AA39C8">
        <w:rPr>
          <w:lang w:val="lv-LV"/>
        </w:rPr>
        <w:t xml:space="preserve"> noteikumus,</w:t>
      </w:r>
      <w:r w:rsidR="00095C82" w:rsidRPr="00AA39C8">
        <w:rPr>
          <w:lang w:val="lv-LV"/>
        </w:rPr>
        <w:t xml:space="preserve"> kā arī snie</w:t>
      </w:r>
      <w:r w:rsidR="00D267D9" w:rsidRPr="00AA39C8">
        <w:rPr>
          <w:lang w:val="lv-LV"/>
        </w:rPr>
        <w:t xml:space="preserve">dz </w:t>
      </w:r>
      <w:r w:rsidR="00B13925" w:rsidRPr="00AA39C8">
        <w:rPr>
          <w:lang w:val="lv-LV"/>
        </w:rPr>
        <w:t xml:space="preserve">citus </w:t>
      </w:r>
      <w:r w:rsidR="00D267D9" w:rsidRPr="00AA39C8">
        <w:rPr>
          <w:lang w:val="lv-LV"/>
        </w:rPr>
        <w:t>l</w:t>
      </w:r>
      <w:r w:rsidR="00B13925" w:rsidRPr="00AA39C8">
        <w:rPr>
          <w:rFonts w:ascii="TimesNewRoman" w:hAnsi="TimesNewRoman" w:cs="TimesNewRoman"/>
          <w:lang w:val="lv-LV"/>
        </w:rPr>
        <w:t>ī</w:t>
      </w:r>
      <w:r w:rsidR="00B13925" w:rsidRPr="00AA39C8">
        <w:rPr>
          <w:lang w:val="lv-LV"/>
        </w:rPr>
        <w:t>gum</w:t>
      </w:r>
      <w:r w:rsidR="00B13925" w:rsidRPr="00AA39C8">
        <w:rPr>
          <w:rFonts w:ascii="TimesNewRoman" w:hAnsi="TimesNewRoman" w:cs="TimesNewRoman"/>
          <w:lang w:val="lv-LV"/>
        </w:rPr>
        <w:t xml:space="preserve">ā </w:t>
      </w:r>
      <w:r w:rsidR="00B13925" w:rsidRPr="00AA39C8">
        <w:rPr>
          <w:lang w:val="lv-LV"/>
        </w:rPr>
        <w:t>paredz</w:t>
      </w:r>
      <w:r w:rsidR="00B13925" w:rsidRPr="00AA39C8">
        <w:rPr>
          <w:rFonts w:ascii="TimesNewRoman" w:hAnsi="TimesNewRoman" w:cs="TimesNewRoman"/>
          <w:lang w:val="lv-LV"/>
        </w:rPr>
        <w:t>ē</w:t>
      </w:r>
      <w:r w:rsidR="00B13925" w:rsidRPr="00AA39C8">
        <w:rPr>
          <w:lang w:val="lv-LV"/>
        </w:rPr>
        <w:t>tos</w:t>
      </w:r>
      <w:r w:rsidR="00D267D9" w:rsidRPr="00AA39C8">
        <w:rPr>
          <w:lang w:val="lv-LV"/>
        </w:rPr>
        <w:t xml:space="preserve"> </w:t>
      </w:r>
      <w:r w:rsidR="00B13925" w:rsidRPr="00AA39C8">
        <w:rPr>
          <w:lang w:val="lv-LV"/>
        </w:rPr>
        <w:t xml:space="preserve">pakalpojumus. </w:t>
      </w:r>
      <w:r w:rsidR="00D267D9" w:rsidRPr="00AA39C8">
        <w:rPr>
          <w:lang w:val="lv-LV"/>
        </w:rPr>
        <w:t>Mēneša maksas</w:t>
      </w:r>
      <w:r w:rsidR="00B13925" w:rsidRPr="00AA39C8">
        <w:rPr>
          <w:lang w:val="lv-LV"/>
        </w:rPr>
        <w:t xml:space="preserve"> </w:t>
      </w:r>
      <w:r w:rsidR="00D267D9" w:rsidRPr="00AA39C8">
        <w:rPr>
          <w:lang w:val="lv-LV"/>
        </w:rPr>
        <w:t xml:space="preserve">apmērs ir </w:t>
      </w:r>
      <w:r w:rsidR="00B13925" w:rsidRPr="00AA39C8">
        <w:rPr>
          <w:lang w:val="lv-LV"/>
        </w:rPr>
        <w:t>noteikt</w:t>
      </w:r>
      <w:r w:rsidR="00D267D9" w:rsidRPr="00AA39C8">
        <w:rPr>
          <w:lang w:val="lv-LV"/>
        </w:rPr>
        <w:t>s</w:t>
      </w:r>
      <w:r w:rsidR="00B13925" w:rsidRPr="00AA39C8">
        <w:rPr>
          <w:lang w:val="lv-LV"/>
        </w:rPr>
        <w:t xml:space="preserve"> l</w:t>
      </w:r>
      <w:r w:rsidR="00B13925" w:rsidRPr="00AA39C8">
        <w:rPr>
          <w:rFonts w:ascii="TimesNewRoman" w:hAnsi="TimesNewRoman" w:cs="TimesNewRoman"/>
          <w:lang w:val="lv-LV"/>
        </w:rPr>
        <w:t>ī</w:t>
      </w:r>
      <w:r w:rsidR="00B13925" w:rsidRPr="00AA39C8">
        <w:rPr>
          <w:lang w:val="lv-LV"/>
        </w:rPr>
        <w:t>guma pielikumos</w:t>
      </w:r>
      <w:r w:rsidR="00C24C49" w:rsidRPr="00AA39C8">
        <w:rPr>
          <w:lang w:val="lv-LV"/>
        </w:rPr>
        <w:t>,</w:t>
      </w:r>
      <w:r w:rsidR="00B13925" w:rsidRPr="00AA39C8">
        <w:rPr>
          <w:lang w:val="lv-LV"/>
        </w:rPr>
        <w:t xml:space="preserve"> atseviš</w:t>
      </w:r>
      <w:r w:rsidR="00B13925" w:rsidRPr="00AA39C8">
        <w:rPr>
          <w:rFonts w:ascii="TimesNewRoman" w:hAnsi="TimesNewRoman" w:cs="TimesNewRoman"/>
          <w:lang w:val="lv-LV"/>
        </w:rPr>
        <w:t>ķ</w:t>
      </w:r>
      <w:r w:rsidR="00B13925" w:rsidRPr="00AA39C8">
        <w:rPr>
          <w:lang w:val="lv-LV"/>
        </w:rPr>
        <w:t>i katram</w:t>
      </w:r>
      <w:r w:rsidR="00D267D9" w:rsidRPr="00AA39C8">
        <w:rPr>
          <w:lang w:val="lv-LV"/>
        </w:rPr>
        <w:t xml:space="preserve"> </w:t>
      </w:r>
      <w:r w:rsidR="00B13925" w:rsidRPr="00AA39C8">
        <w:rPr>
          <w:lang w:val="lv-LV"/>
        </w:rPr>
        <w:t xml:space="preserve">pakalpojuma </w:t>
      </w:r>
      <w:r w:rsidR="00D267D9" w:rsidRPr="00AA39C8">
        <w:rPr>
          <w:lang w:val="lv-LV"/>
        </w:rPr>
        <w:t>veidam</w:t>
      </w:r>
      <w:r w:rsidR="00B13925" w:rsidRPr="00AA39C8">
        <w:rPr>
          <w:lang w:val="lv-LV"/>
        </w:rPr>
        <w:t>.</w:t>
      </w:r>
    </w:p>
    <w:p w14:paraId="39CFF46B" w14:textId="77777777" w:rsidR="00B13925" w:rsidRPr="00AA39C8" w:rsidRDefault="00B13925" w:rsidP="00B13925">
      <w:pPr>
        <w:autoSpaceDE w:val="0"/>
        <w:autoSpaceDN w:val="0"/>
        <w:adjustRightInd w:val="0"/>
        <w:jc w:val="both"/>
        <w:rPr>
          <w:lang w:val="lv-LV"/>
        </w:rPr>
      </w:pPr>
      <w:r w:rsidRPr="00AA39C8">
        <w:rPr>
          <w:iCs/>
          <w:lang w:val="lv-LV"/>
        </w:rPr>
        <w:t>Sist</w:t>
      </w:r>
      <w:r w:rsidRPr="00AA39C8">
        <w:rPr>
          <w:rFonts w:ascii="TimesNewRoman,Italic" w:hAnsi="TimesNewRoman,Italic" w:cs="TimesNewRoman,Italic"/>
          <w:iCs/>
          <w:lang w:val="lv-LV"/>
        </w:rPr>
        <w:t>ē</w:t>
      </w:r>
      <w:r w:rsidRPr="00AA39C8">
        <w:rPr>
          <w:iCs/>
          <w:lang w:val="lv-LV"/>
        </w:rPr>
        <w:t>ma</w:t>
      </w:r>
      <w:r w:rsidRPr="00AA39C8">
        <w:rPr>
          <w:i/>
          <w:iCs/>
          <w:lang w:val="lv-LV"/>
        </w:rPr>
        <w:t xml:space="preserve"> </w:t>
      </w:r>
      <w:r w:rsidRPr="00AA39C8">
        <w:rPr>
          <w:lang w:val="lv-LV"/>
        </w:rPr>
        <w:t xml:space="preserve">– </w:t>
      </w:r>
      <w:r w:rsidRPr="00AA39C8">
        <w:rPr>
          <w:b/>
          <w:bCs/>
          <w:iCs/>
          <w:lang w:val="lv-LV"/>
        </w:rPr>
        <w:t>Pas</w:t>
      </w:r>
      <w:r w:rsidRPr="00AA39C8">
        <w:rPr>
          <w:rFonts w:ascii="TimesNewRoman,BoldItalic" w:hAnsi="TimesNewRoman,BoldItalic" w:cs="TimesNewRoman,BoldItalic"/>
          <w:b/>
          <w:bCs/>
          <w:iCs/>
          <w:lang w:val="lv-LV"/>
        </w:rPr>
        <w:t>ū</w:t>
      </w:r>
      <w:r w:rsidRPr="00AA39C8">
        <w:rPr>
          <w:b/>
          <w:bCs/>
          <w:iCs/>
          <w:lang w:val="lv-LV"/>
        </w:rPr>
        <w:t>t</w:t>
      </w:r>
      <w:r w:rsidRPr="00AA39C8">
        <w:rPr>
          <w:rFonts w:ascii="TimesNewRoman,BoldItalic" w:hAnsi="TimesNewRoman,BoldItalic" w:cs="TimesNewRoman,BoldItalic"/>
          <w:b/>
          <w:bCs/>
          <w:iCs/>
          <w:lang w:val="lv-LV"/>
        </w:rPr>
        <w:t>ī</w:t>
      </w:r>
      <w:r w:rsidRPr="00AA39C8">
        <w:rPr>
          <w:b/>
          <w:bCs/>
          <w:iCs/>
          <w:lang w:val="lv-LV"/>
        </w:rPr>
        <w:t>t</w:t>
      </w:r>
      <w:r w:rsidRPr="00AA39C8">
        <w:rPr>
          <w:rFonts w:ascii="TimesNewRoman,BoldItalic" w:hAnsi="TimesNewRoman,BoldItalic" w:cs="TimesNewRoman,BoldItalic"/>
          <w:b/>
          <w:bCs/>
          <w:iCs/>
          <w:lang w:val="lv-LV"/>
        </w:rPr>
        <w:t>ā</w:t>
      </w:r>
      <w:r w:rsidRPr="00AA39C8">
        <w:rPr>
          <w:b/>
          <w:bCs/>
          <w:iCs/>
          <w:lang w:val="lv-LV"/>
        </w:rPr>
        <w:t>ja</w:t>
      </w:r>
      <w:r w:rsidRPr="00AA39C8">
        <w:rPr>
          <w:b/>
          <w:bCs/>
          <w:i/>
          <w:iCs/>
          <w:lang w:val="lv-LV"/>
        </w:rPr>
        <w:t xml:space="preserve"> </w:t>
      </w:r>
      <w:r w:rsidR="004A3FA2" w:rsidRPr="00AA39C8">
        <w:rPr>
          <w:lang w:val="lv-LV"/>
        </w:rPr>
        <w:t>īpašumā esošā programmatūra un tai pieslēgtās</w:t>
      </w:r>
      <w:r w:rsidRPr="00AA39C8">
        <w:rPr>
          <w:rFonts w:ascii="TimesNewRoman" w:hAnsi="TimesNewRoman" w:cs="TimesNewRoman"/>
          <w:lang w:val="lv-LV"/>
        </w:rPr>
        <w:t xml:space="preserve"> </w:t>
      </w:r>
      <w:r w:rsidRPr="00AA39C8">
        <w:rPr>
          <w:lang w:val="lv-LV"/>
        </w:rPr>
        <w:t>tehnisk</w:t>
      </w:r>
      <w:r w:rsidRPr="00AA39C8">
        <w:rPr>
          <w:rFonts w:ascii="TimesNewRoman" w:hAnsi="TimesNewRoman" w:cs="TimesNewRoman"/>
          <w:lang w:val="lv-LV"/>
        </w:rPr>
        <w:t>ā</w:t>
      </w:r>
      <w:r w:rsidR="004A3FA2" w:rsidRPr="00AA39C8">
        <w:rPr>
          <w:rFonts w:ascii="TimesNewRoman" w:hAnsi="TimesNewRoman" w:cs="TimesNewRoman"/>
          <w:lang w:val="lv-LV"/>
        </w:rPr>
        <w:t xml:space="preserve">s </w:t>
      </w:r>
      <w:r w:rsidRPr="00AA39C8">
        <w:rPr>
          <w:lang w:val="lv-LV"/>
        </w:rPr>
        <w:t>iek</w:t>
      </w:r>
      <w:r w:rsidRPr="00AA39C8">
        <w:rPr>
          <w:rFonts w:ascii="TimesNewRoman" w:hAnsi="TimesNewRoman" w:cs="TimesNewRoman"/>
          <w:lang w:val="lv-LV"/>
        </w:rPr>
        <w:t>ā</w:t>
      </w:r>
      <w:r w:rsidRPr="00AA39C8">
        <w:rPr>
          <w:lang w:val="lv-LV"/>
        </w:rPr>
        <w:t>rta</w:t>
      </w:r>
      <w:r w:rsidR="004A3FA2" w:rsidRPr="00AA39C8">
        <w:rPr>
          <w:lang w:val="lv-LV"/>
        </w:rPr>
        <w:t>s</w:t>
      </w:r>
      <w:r w:rsidR="0040178D" w:rsidRPr="00AA39C8">
        <w:rPr>
          <w:lang w:val="lv-LV"/>
        </w:rPr>
        <w:t>.</w:t>
      </w:r>
    </w:p>
    <w:p w14:paraId="79E08941" w14:textId="77777777" w:rsidR="00B13925" w:rsidRPr="00AA39C8" w:rsidRDefault="00B13925" w:rsidP="00B13925">
      <w:pPr>
        <w:autoSpaceDE w:val="0"/>
        <w:autoSpaceDN w:val="0"/>
        <w:adjustRightInd w:val="0"/>
        <w:jc w:val="both"/>
        <w:rPr>
          <w:lang w:val="lv-LV"/>
        </w:rPr>
      </w:pPr>
      <w:r w:rsidRPr="00AA39C8">
        <w:rPr>
          <w:iCs/>
          <w:lang w:val="lv-LV"/>
        </w:rPr>
        <w:t>Darb</w:t>
      </w:r>
      <w:r w:rsidR="0040178D" w:rsidRPr="00AA39C8">
        <w:rPr>
          <w:iCs/>
          <w:lang w:val="lv-LV"/>
        </w:rPr>
        <w:t>ības</w:t>
      </w:r>
      <w:r w:rsidRPr="00AA39C8">
        <w:rPr>
          <w:iCs/>
          <w:lang w:val="lv-LV"/>
        </w:rPr>
        <w:t xml:space="preserve"> atjaunošana</w:t>
      </w:r>
      <w:r w:rsidR="0040178D" w:rsidRPr="00AA39C8">
        <w:rPr>
          <w:iCs/>
          <w:lang w:val="lv-LV"/>
        </w:rPr>
        <w:t>s</w:t>
      </w:r>
      <w:r w:rsidRPr="00AA39C8">
        <w:rPr>
          <w:iCs/>
          <w:lang w:val="lv-LV"/>
        </w:rPr>
        <w:t xml:space="preserve"> laiks</w:t>
      </w:r>
      <w:r w:rsidRPr="00AA39C8">
        <w:rPr>
          <w:i/>
          <w:iCs/>
          <w:lang w:val="lv-LV"/>
        </w:rPr>
        <w:t xml:space="preserve"> </w:t>
      </w:r>
      <w:r w:rsidR="0040178D" w:rsidRPr="00AA39C8">
        <w:rPr>
          <w:lang w:val="lv-LV"/>
        </w:rPr>
        <w:t>–</w:t>
      </w:r>
      <w:r w:rsidRPr="00AA39C8">
        <w:rPr>
          <w:lang w:val="lv-LV"/>
        </w:rPr>
        <w:t>laika</w:t>
      </w:r>
      <w:r w:rsidR="0040178D" w:rsidRPr="00AA39C8">
        <w:rPr>
          <w:lang w:val="lv-LV"/>
        </w:rPr>
        <w:t xml:space="preserve"> </w:t>
      </w:r>
      <w:r w:rsidRPr="00AA39C8">
        <w:rPr>
          <w:lang w:val="lv-LV"/>
        </w:rPr>
        <w:t>posms</w:t>
      </w:r>
      <w:r w:rsidR="00C24C49" w:rsidRPr="00AA39C8">
        <w:rPr>
          <w:lang w:val="lv-LV"/>
        </w:rPr>
        <w:t>, kas paiet</w:t>
      </w:r>
      <w:r w:rsidRPr="00AA39C8">
        <w:rPr>
          <w:lang w:val="lv-LV"/>
        </w:rPr>
        <w:t xml:space="preserve"> no </w:t>
      </w:r>
      <w:r w:rsidR="00C24C49" w:rsidRPr="00AA39C8">
        <w:rPr>
          <w:b/>
          <w:lang w:val="lv-LV"/>
        </w:rPr>
        <w:t xml:space="preserve">Izpildītāja </w:t>
      </w:r>
      <w:r w:rsidRPr="00AA39C8">
        <w:rPr>
          <w:lang w:val="lv-LV"/>
        </w:rPr>
        <w:t>apstiprin</w:t>
      </w:r>
      <w:r w:rsidRPr="00AA39C8">
        <w:rPr>
          <w:rFonts w:ascii="TimesNewRoman" w:hAnsi="TimesNewRoman" w:cs="TimesNewRoman"/>
          <w:lang w:val="lv-LV"/>
        </w:rPr>
        <w:t>ā</w:t>
      </w:r>
      <w:r w:rsidRPr="00AA39C8">
        <w:rPr>
          <w:lang w:val="lv-LV"/>
        </w:rPr>
        <w:t>t</w:t>
      </w:r>
      <w:r w:rsidRPr="00AA39C8">
        <w:rPr>
          <w:rFonts w:ascii="TimesNewRoman" w:hAnsi="TimesNewRoman" w:cs="TimesNewRoman"/>
          <w:lang w:val="lv-LV"/>
        </w:rPr>
        <w:t xml:space="preserve">ā </w:t>
      </w:r>
      <w:r w:rsidRPr="00AA39C8">
        <w:rPr>
          <w:lang w:val="lv-LV"/>
        </w:rPr>
        <w:t>zi</w:t>
      </w:r>
      <w:r w:rsidRPr="00AA39C8">
        <w:rPr>
          <w:rFonts w:ascii="TimesNewRoman" w:hAnsi="TimesNewRoman" w:cs="TimesNewRoman"/>
          <w:lang w:val="lv-LV"/>
        </w:rPr>
        <w:t>ņ</w:t>
      </w:r>
      <w:r w:rsidRPr="00AA39C8">
        <w:rPr>
          <w:lang w:val="lv-LV"/>
        </w:rPr>
        <w:t xml:space="preserve">ojuma par </w:t>
      </w:r>
      <w:r w:rsidR="00C24C49" w:rsidRPr="00AA39C8">
        <w:rPr>
          <w:lang w:val="lv-LV"/>
        </w:rPr>
        <w:t>S</w:t>
      </w:r>
      <w:r w:rsidRPr="00AA39C8">
        <w:rPr>
          <w:lang w:val="lv-LV"/>
        </w:rPr>
        <w:t>ist</w:t>
      </w:r>
      <w:r w:rsidRPr="00AA39C8">
        <w:rPr>
          <w:rFonts w:ascii="TimesNewRoman" w:hAnsi="TimesNewRoman" w:cs="TimesNewRoman"/>
          <w:lang w:val="lv-LV"/>
        </w:rPr>
        <w:t>ē</w:t>
      </w:r>
      <w:r w:rsidRPr="00AA39C8">
        <w:rPr>
          <w:lang w:val="lv-LV"/>
        </w:rPr>
        <w:t xml:space="preserve">mas </w:t>
      </w:r>
      <w:r w:rsidR="00C24C49" w:rsidRPr="00AA39C8">
        <w:rPr>
          <w:lang w:val="lv-LV"/>
        </w:rPr>
        <w:t>Kļūdu saņemšanas</w:t>
      </w:r>
      <w:r w:rsidRPr="00AA39C8">
        <w:rPr>
          <w:lang w:val="lv-LV"/>
        </w:rPr>
        <w:t xml:space="preserve"> l</w:t>
      </w:r>
      <w:r w:rsidRPr="00AA39C8">
        <w:rPr>
          <w:rFonts w:ascii="TimesNewRoman" w:hAnsi="TimesNewRoman" w:cs="TimesNewRoman"/>
          <w:lang w:val="lv-LV"/>
        </w:rPr>
        <w:t>ī</w:t>
      </w:r>
      <w:r w:rsidRPr="00AA39C8">
        <w:rPr>
          <w:lang w:val="lv-LV"/>
        </w:rPr>
        <w:t>dz Sist</w:t>
      </w:r>
      <w:r w:rsidRPr="00AA39C8">
        <w:rPr>
          <w:rFonts w:ascii="TimesNewRoman" w:hAnsi="TimesNewRoman" w:cs="TimesNewRoman"/>
          <w:lang w:val="lv-LV"/>
        </w:rPr>
        <w:t>ē</w:t>
      </w:r>
      <w:r w:rsidRPr="00AA39C8">
        <w:rPr>
          <w:lang w:val="lv-LV"/>
        </w:rPr>
        <w:t xml:space="preserve">mas </w:t>
      </w:r>
      <w:r w:rsidR="00C24C49" w:rsidRPr="00AA39C8">
        <w:rPr>
          <w:lang w:val="lv-LV"/>
        </w:rPr>
        <w:t>darbības</w:t>
      </w:r>
      <w:r w:rsidRPr="00AA39C8">
        <w:rPr>
          <w:lang w:val="lv-LV"/>
        </w:rPr>
        <w:t xml:space="preserve"> atjaunošanai.</w:t>
      </w:r>
      <w:r w:rsidR="00C24C49" w:rsidRPr="00AA39C8">
        <w:rPr>
          <w:lang w:val="lv-LV"/>
        </w:rPr>
        <w:t xml:space="preserve"> Darbības</w:t>
      </w:r>
      <w:r w:rsidRPr="00AA39C8">
        <w:rPr>
          <w:lang w:val="lv-LV"/>
        </w:rPr>
        <w:t xml:space="preserve"> atjaunošanas laiks tiek skait</w:t>
      </w:r>
      <w:r w:rsidRPr="00AA39C8">
        <w:rPr>
          <w:rFonts w:ascii="TimesNewRoman" w:hAnsi="TimesNewRoman" w:cs="TimesNewRoman"/>
          <w:lang w:val="lv-LV"/>
        </w:rPr>
        <w:t>ī</w:t>
      </w:r>
      <w:r w:rsidRPr="00AA39C8">
        <w:rPr>
          <w:lang w:val="lv-LV"/>
        </w:rPr>
        <w:t>ts darba stund</w:t>
      </w:r>
      <w:r w:rsidRPr="00AA39C8">
        <w:rPr>
          <w:rFonts w:ascii="TimesNewRoman" w:hAnsi="TimesNewRoman" w:cs="TimesNewRoman"/>
          <w:lang w:val="lv-LV"/>
        </w:rPr>
        <w:t>ā</w:t>
      </w:r>
      <w:r w:rsidRPr="00AA39C8">
        <w:rPr>
          <w:lang w:val="lv-LV"/>
        </w:rPr>
        <w:t>s.</w:t>
      </w:r>
    </w:p>
    <w:p w14:paraId="35FE8165" w14:textId="77777777" w:rsidR="00EE6CBE" w:rsidRPr="00AA39C8" w:rsidRDefault="00EE6CBE" w:rsidP="00EE6CBE">
      <w:pPr>
        <w:jc w:val="both"/>
        <w:rPr>
          <w:sz w:val="22"/>
          <w:lang w:val="lv-LV"/>
        </w:rPr>
      </w:pPr>
    </w:p>
    <w:p w14:paraId="7FB6C00D" w14:textId="77777777" w:rsidR="00A74F1D" w:rsidRPr="00AA39C8" w:rsidRDefault="00A74F1D" w:rsidP="00A74F1D">
      <w:pPr>
        <w:jc w:val="both"/>
        <w:rPr>
          <w:b/>
          <w:sz w:val="22"/>
          <w:lang w:val="lv-LV"/>
        </w:rPr>
      </w:pPr>
    </w:p>
    <w:p w14:paraId="20F2B40D" w14:textId="77777777" w:rsidR="00A718BE" w:rsidRPr="00AA39C8" w:rsidRDefault="00A718BE" w:rsidP="00A74F1D">
      <w:pPr>
        <w:jc w:val="both"/>
        <w:rPr>
          <w:b/>
          <w:sz w:val="22"/>
          <w:lang w:val="lv-LV"/>
        </w:rPr>
      </w:pPr>
    </w:p>
    <w:p w14:paraId="19F21DFB" w14:textId="77777777" w:rsidR="00A718BE" w:rsidRPr="00AA39C8" w:rsidRDefault="00A718BE" w:rsidP="00A74F1D">
      <w:pPr>
        <w:jc w:val="both"/>
        <w:rPr>
          <w:b/>
          <w:sz w:val="22"/>
          <w:lang w:val="lv-LV"/>
        </w:rPr>
      </w:pPr>
    </w:p>
    <w:p w14:paraId="7874F60E" w14:textId="77777777" w:rsidR="005521F0" w:rsidRPr="00AA39C8" w:rsidDel="005728C1" w:rsidRDefault="005728C1" w:rsidP="00A74F1D">
      <w:pPr>
        <w:jc w:val="both"/>
        <w:rPr>
          <w:del w:id="15" w:author="Viecha" w:date="2016-11-08T01:16:00Z"/>
          <w:b/>
          <w:sz w:val="22"/>
          <w:lang w:val="lv-LV"/>
        </w:rPr>
      </w:pPr>
      <w:ins w:id="16" w:author="Viecha" w:date="2016-11-08T01:16:00Z">
        <w:r>
          <w:rPr>
            <w:b/>
            <w:sz w:val="22"/>
            <w:lang w:val="lv-LV"/>
          </w:rPr>
          <w:br w:type="page"/>
        </w:r>
      </w:ins>
    </w:p>
    <w:p w14:paraId="3A10690D" w14:textId="77777777" w:rsidR="005521F0" w:rsidRPr="00AA39C8" w:rsidRDefault="005521F0" w:rsidP="00A74F1D">
      <w:pPr>
        <w:jc w:val="both"/>
        <w:rPr>
          <w:b/>
          <w:sz w:val="22"/>
          <w:lang w:val="lv-LV"/>
        </w:rPr>
      </w:pPr>
    </w:p>
    <w:p w14:paraId="229AFC34" w14:textId="77777777" w:rsidR="00A74F1D" w:rsidRPr="00AA39C8" w:rsidRDefault="0011265B" w:rsidP="00A74F1D">
      <w:pPr>
        <w:jc w:val="both"/>
        <w:rPr>
          <w:b/>
          <w:sz w:val="22"/>
          <w:lang w:val="lv-LV"/>
        </w:rPr>
      </w:pPr>
      <w:r w:rsidRPr="00AA39C8">
        <w:rPr>
          <w:b/>
          <w:sz w:val="22"/>
          <w:lang w:val="lv-LV"/>
        </w:rPr>
        <w:t>2</w:t>
      </w:r>
      <w:r w:rsidR="00A74F1D" w:rsidRPr="00AA39C8">
        <w:rPr>
          <w:b/>
          <w:sz w:val="22"/>
          <w:lang w:val="lv-LV"/>
        </w:rPr>
        <w:t xml:space="preserve">. </w:t>
      </w:r>
      <w:r w:rsidR="008A3BFB" w:rsidRPr="00AA39C8">
        <w:rPr>
          <w:b/>
          <w:sz w:val="22"/>
          <w:lang w:val="lv-LV"/>
        </w:rPr>
        <w:t>LĪGUMA PRIEKŠMETS</w:t>
      </w:r>
    </w:p>
    <w:p w14:paraId="2ECA209F" w14:textId="77777777" w:rsidR="00A74F1D" w:rsidRPr="00AA39C8" w:rsidRDefault="00A74F1D" w:rsidP="00A74F1D">
      <w:pPr>
        <w:jc w:val="both"/>
        <w:rPr>
          <w:sz w:val="22"/>
          <w:lang w:val="lv-LV"/>
        </w:rPr>
      </w:pPr>
    </w:p>
    <w:p w14:paraId="1B52436A" w14:textId="77777777" w:rsidR="00385E42" w:rsidRPr="00AA39C8" w:rsidRDefault="0031240F" w:rsidP="00A74F1D">
      <w:pPr>
        <w:jc w:val="both"/>
        <w:rPr>
          <w:sz w:val="22"/>
          <w:lang w:val="lv-LV"/>
        </w:rPr>
      </w:pPr>
      <w:r w:rsidRPr="00AA39C8">
        <w:rPr>
          <w:sz w:val="22"/>
          <w:lang w:val="lv-LV"/>
        </w:rPr>
        <w:t xml:space="preserve">2.1 </w:t>
      </w:r>
      <w:r w:rsidR="0011265B" w:rsidRPr="00AA39C8">
        <w:rPr>
          <w:b/>
          <w:sz w:val="22"/>
          <w:lang w:val="lv-LV"/>
        </w:rPr>
        <w:t>Izpildītājs</w:t>
      </w:r>
      <w:r w:rsidR="0011265B" w:rsidRPr="00AA39C8">
        <w:rPr>
          <w:sz w:val="22"/>
          <w:lang w:val="lv-LV"/>
        </w:rPr>
        <w:t xml:space="preserve"> </w:t>
      </w:r>
      <w:r w:rsidR="00385E42" w:rsidRPr="00AA39C8">
        <w:rPr>
          <w:sz w:val="22"/>
          <w:lang w:val="lv-LV"/>
        </w:rPr>
        <w:t xml:space="preserve">sniedz </w:t>
      </w:r>
      <w:r w:rsidR="00385E42" w:rsidRPr="00AA39C8">
        <w:rPr>
          <w:b/>
          <w:sz w:val="22"/>
          <w:lang w:val="lv-LV"/>
        </w:rPr>
        <w:t xml:space="preserve">Pasūtītājam </w:t>
      </w:r>
      <w:r w:rsidR="00385E42" w:rsidRPr="00AA39C8">
        <w:rPr>
          <w:sz w:val="22"/>
          <w:lang w:val="lv-LV"/>
        </w:rPr>
        <w:t xml:space="preserve">pakalpojumus (turpmāk tekstā – Pakalpojumi), kas ir saistīti ar </w:t>
      </w:r>
      <w:r w:rsidR="00385E42" w:rsidRPr="00AA39C8">
        <w:rPr>
          <w:b/>
          <w:sz w:val="22"/>
          <w:lang w:val="lv-LV"/>
        </w:rPr>
        <w:t xml:space="preserve">Pasūtītāja </w:t>
      </w:r>
      <w:r w:rsidR="00385E42" w:rsidRPr="00AA39C8">
        <w:rPr>
          <w:sz w:val="22"/>
          <w:lang w:val="lv-LV"/>
        </w:rPr>
        <w:t>īpašumā esošo Sistēmu apkalpošanu</w:t>
      </w:r>
      <w:r w:rsidR="001A1646" w:rsidRPr="00AA39C8">
        <w:rPr>
          <w:sz w:val="22"/>
          <w:lang w:val="lv-LV"/>
        </w:rPr>
        <w:t xml:space="preserve"> un uzturēšanu</w:t>
      </w:r>
      <w:r w:rsidR="00385E42" w:rsidRPr="00AA39C8">
        <w:rPr>
          <w:sz w:val="22"/>
          <w:lang w:val="lv-LV"/>
        </w:rPr>
        <w:t>, saskaņā ar šo līgumu un tā pielikumiem.</w:t>
      </w:r>
    </w:p>
    <w:p w14:paraId="3DF0F035" w14:textId="77777777" w:rsidR="00385E42" w:rsidRPr="00AA39C8" w:rsidRDefault="00385E42" w:rsidP="00A74F1D">
      <w:pPr>
        <w:jc w:val="both"/>
        <w:rPr>
          <w:sz w:val="22"/>
          <w:lang w:val="lv-LV"/>
        </w:rPr>
      </w:pPr>
    </w:p>
    <w:p w14:paraId="5F3BEBA8" w14:textId="77777777" w:rsidR="00A74F1D" w:rsidRPr="00AA39C8" w:rsidRDefault="00A74F1D" w:rsidP="00A74F1D">
      <w:pPr>
        <w:jc w:val="both"/>
        <w:rPr>
          <w:b/>
          <w:sz w:val="22"/>
          <w:lang w:val="lv-LV"/>
        </w:rPr>
      </w:pPr>
      <w:r w:rsidRPr="00AA39C8">
        <w:rPr>
          <w:b/>
          <w:sz w:val="22"/>
          <w:lang w:val="lv-LV"/>
        </w:rPr>
        <w:t xml:space="preserve">3. </w:t>
      </w:r>
      <w:r w:rsidR="00D266BF" w:rsidRPr="00AA39C8">
        <w:rPr>
          <w:b/>
          <w:sz w:val="22"/>
          <w:lang w:val="lv-LV"/>
        </w:rPr>
        <w:t>MAKSA PAR PAKALPOJUMIEM</w:t>
      </w:r>
    </w:p>
    <w:p w14:paraId="18CC7409" w14:textId="77777777" w:rsidR="00A74F1D" w:rsidRPr="00AA39C8" w:rsidRDefault="00A74F1D" w:rsidP="00A74F1D">
      <w:pPr>
        <w:jc w:val="both"/>
        <w:rPr>
          <w:sz w:val="22"/>
          <w:lang w:val="lv-LV"/>
        </w:rPr>
      </w:pPr>
    </w:p>
    <w:p w14:paraId="768C353D" w14:textId="77777777" w:rsidR="00A74F1D" w:rsidRPr="00AA39C8" w:rsidRDefault="00A74F1D" w:rsidP="001A1646">
      <w:pPr>
        <w:autoSpaceDE w:val="0"/>
        <w:autoSpaceDN w:val="0"/>
        <w:adjustRightInd w:val="0"/>
        <w:jc w:val="both"/>
        <w:rPr>
          <w:sz w:val="22"/>
          <w:lang w:val="lv-LV"/>
        </w:rPr>
      </w:pPr>
      <w:r w:rsidRPr="00AA39C8">
        <w:rPr>
          <w:sz w:val="22"/>
          <w:lang w:val="lv-LV"/>
        </w:rPr>
        <w:t xml:space="preserve">3.1 </w:t>
      </w:r>
      <w:r w:rsidR="00385E42" w:rsidRPr="00AA39C8">
        <w:rPr>
          <w:sz w:val="22"/>
          <w:lang w:val="lv-LV"/>
        </w:rPr>
        <w:t xml:space="preserve">Mēneša maksu par </w:t>
      </w:r>
      <w:r w:rsidR="00385E42" w:rsidRPr="00AA39C8">
        <w:rPr>
          <w:b/>
          <w:sz w:val="22"/>
          <w:lang w:val="lv-LV"/>
        </w:rPr>
        <w:t xml:space="preserve">Izpildītāja </w:t>
      </w:r>
      <w:r w:rsidR="00385E42" w:rsidRPr="00AA39C8">
        <w:rPr>
          <w:sz w:val="22"/>
          <w:lang w:val="lv-LV"/>
        </w:rPr>
        <w:t>sniegtajiem</w:t>
      </w:r>
      <w:r w:rsidR="00385E42" w:rsidRPr="00AA39C8">
        <w:rPr>
          <w:lang w:val="lv-LV"/>
        </w:rPr>
        <w:t xml:space="preserve"> Pakalpojumiem</w:t>
      </w:r>
      <w:r w:rsidR="00385E42" w:rsidRPr="00AA39C8">
        <w:rPr>
          <w:b/>
          <w:bCs/>
          <w:iCs/>
          <w:lang w:val="lv-LV"/>
        </w:rPr>
        <w:t xml:space="preserve"> Pas</w:t>
      </w:r>
      <w:r w:rsidR="00385E42" w:rsidRPr="00AA39C8">
        <w:rPr>
          <w:rFonts w:ascii="TimesNewRoman,BoldItalic" w:hAnsi="TimesNewRoman,BoldItalic" w:cs="TimesNewRoman,BoldItalic"/>
          <w:b/>
          <w:bCs/>
          <w:iCs/>
          <w:lang w:val="lv-LV"/>
        </w:rPr>
        <w:t>ū</w:t>
      </w:r>
      <w:r w:rsidR="00385E42" w:rsidRPr="00AA39C8">
        <w:rPr>
          <w:b/>
          <w:bCs/>
          <w:iCs/>
          <w:lang w:val="lv-LV"/>
        </w:rPr>
        <w:t>t</w:t>
      </w:r>
      <w:r w:rsidR="00385E42" w:rsidRPr="00AA39C8">
        <w:rPr>
          <w:rFonts w:ascii="TimesNewRoman,BoldItalic" w:hAnsi="TimesNewRoman,BoldItalic" w:cs="TimesNewRoman,BoldItalic"/>
          <w:b/>
          <w:bCs/>
          <w:iCs/>
          <w:lang w:val="lv-LV"/>
        </w:rPr>
        <w:t>ī</w:t>
      </w:r>
      <w:r w:rsidR="00385E42" w:rsidRPr="00AA39C8">
        <w:rPr>
          <w:b/>
          <w:bCs/>
          <w:iCs/>
          <w:lang w:val="lv-LV"/>
        </w:rPr>
        <w:t>t</w:t>
      </w:r>
      <w:r w:rsidR="00385E42" w:rsidRPr="00AA39C8">
        <w:rPr>
          <w:rFonts w:ascii="TimesNewRoman,BoldItalic" w:hAnsi="TimesNewRoman,BoldItalic" w:cs="TimesNewRoman,BoldItalic"/>
          <w:b/>
          <w:bCs/>
          <w:iCs/>
          <w:lang w:val="lv-LV"/>
        </w:rPr>
        <w:t>ā</w:t>
      </w:r>
      <w:r w:rsidR="00385E42" w:rsidRPr="00AA39C8">
        <w:rPr>
          <w:b/>
          <w:bCs/>
          <w:iCs/>
          <w:lang w:val="lv-LV"/>
        </w:rPr>
        <w:t>js</w:t>
      </w:r>
      <w:r w:rsidR="00385E42" w:rsidRPr="00AA39C8">
        <w:rPr>
          <w:b/>
          <w:bCs/>
          <w:i/>
          <w:iCs/>
          <w:lang w:val="lv-LV"/>
        </w:rPr>
        <w:t xml:space="preserve"> </w:t>
      </w:r>
      <w:r w:rsidR="00385E42" w:rsidRPr="00AA39C8">
        <w:rPr>
          <w:bCs/>
          <w:iCs/>
          <w:lang w:val="lv-LV"/>
        </w:rPr>
        <w:t>maksā</w:t>
      </w:r>
      <w:r w:rsidR="00385E42" w:rsidRPr="00AA39C8">
        <w:rPr>
          <w:b/>
          <w:bCs/>
          <w:iCs/>
          <w:lang w:val="lv-LV"/>
        </w:rPr>
        <w:t xml:space="preserve"> Izpild</w:t>
      </w:r>
      <w:r w:rsidR="00385E42" w:rsidRPr="00AA39C8">
        <w:rPr>
          <w:rFonts w:ascii="TimesNewRoman,BoldItalic" w:hAnsi="TimesNewRoman,BoldItalic" w:cs="TimesNewRoman,BoldItalic"/>
          <w:b/>
          <w:bCs/>
          <w:iCs/>
          <w:lang w:val="lv-LV"/>
        </w:rPr>
        <w:t>ī</w:t>
      </w:r>
      <w:r w:rsidR="00385E42" w:rsidRPr="00AA39C8">
        <w:rPr>
          <w:b/>
          <w:bCs/>
          <w:iCs/>
          <w:lang w:val="lv-LV"/>
        </w:rPr>
        <w:t>t</w:t>
      </w:r>
      <w:r w:rsidR="00385E42" w:rsidRPr="00AA39C8">
        <w:rPr>
          <w:rFonts w:ascii="TimesNewRoman,BoldItalic" w:hAnsi="TimesNewRoman,BoldItalic" w:cs="TimesNewRoman,BoldItalic"/>
          <w:b/>
          <w:bCs/>
          <w:iCs/>
          <w:lang w:val="lv-LV"/>
        </w:rPr>
        <w:t>ā</w:t>
      </w:r>
      <w:r w:rsidR="00385E42" w:rsidRPr="00AA39C8">
        <w:rPr>
          <w:b/>
          <w:bCs/>
          <w:iCs/>
          <w:lang w:val="lv-LV"/>
        </w:rPr>
        <w:t>jam</w:t>
      </w:r>
      <w:r w:rsidR="00385E42" w:rsidRPr="00AA39C8">
        <w:rPr>
          <w:bCs/>
          <w:iCs/>
          <w:lang w:val="lv-LV"/>
        </w:rPr>
        <w:t xml:space="preserve"> </w:t>
      </w:r>
      <w:r w:rsidR="00385E42" w:rsidRPr="00AA39C8">
        <w:rPr>
          <w:lang w:val="lv-LV"/>
        </w:rPr>
        <w:t>reizi m</w:t>
      </w:r>
      <w:r w:rsidR="00385E42" w:rsidRPr="00AA39C8">
        <w:rPr>
          <w:rFonts w:ascii="TimesNewRoman" w:hAnsi="TimesNewRoman" w:cs="TimesNewRoman"/>
          <w:lang w:val="lv-LV"/>
        </w:rPr>
        <w:t>ē</w:t>
      </w:r>
      <w:r w:rsidR="00385E42" w:rsidRPr="00AA39C8">
        <w:rPr>
          <w:lang w:val="lv-LV"/>
        </w:rPr>
        <w:t>nes</w:t>
      </w:r>
      <w:r w:rsidR="00385E42" w:rsidRPr="00AA39C8">
        <w:rPr>
          <w:rFonts w:ascii="TimesNewRoman" w:hAnsi="TimesNewRoman" w:cs="TimesNewRoman"/>
          <w:lang w:val="lv-LV"/>
        </w:rPr>
        <w:t>ī</w:t>
      </w:r>
      <w:r w:rsidR="00385E42" w:rsidRPr="00AA39C8">
        <w:rPr>
          <w:sz w:val="22"/>
          <w:lang w:val="lv-LV"/>
        </w:rPr>
        <w:t>. Mēneša maksas apmērs ir</w:t>
      </w:r>
      <w:r w:rsidR="0035418A" w:rsidRPr="00AA39C8">
        <w:rPr>
          <w:sz w:val="22"/>
          <w:lang w:val="lv-LV"/>
        </w:rPr>
        <w:t xml:space="preserve"> norādīts šī</w:t>
      </w:r>
      <w:r w:rsidR="00385E42" w:rsidRPr="00AA39C8">
        <w:rPr>
          <w:sz w:val="22"/>
          <w:lang w:val="lv-LV"/>
        </w:rPr>
        <w:t xml:space="preserve"> līguma pielikumā Nr.</w:t>
      </w:r>
      <w:r w:rsidR="0035418A" w:rsidRPr="00AA39C8">
        <w:rPr>
          <w:sz w:val="22"/>
          <w:lang w:val="lv-LV"/>
        </w:rPr>
        <w:t>1.</w:t>
      </w:r>
    </w:p>
    <w:p w14:paraId="7BE3594C" w14:textId="77777777" w:rsidR="00B27B70" w:rsidRPr="00AA39C8" w:rsidRDefault="007A3C54" w:rsidP="001A1646">
      <w:pPr>
        <w:autoSpaceDE w:val="0"/>
        <w:autoSpaceDN w:val="0"/>
        <w:adjustRightInd w:val="0"/>
        <w:jc w:val="both"/>
        <w:rPr>
          <w:sz w:val="22"/>
          <w:lang w:val="lv-LV"/>
        </w:rPr>
      </w:pPr>
      <w:r w:rsidRPr="00AA39C8">
        <w:rPr>
          <w:sz w:val="22"/>
          <w:lang w:val="lv-LV"/>
        </w:rPr>
        <w:t>3.2 Rē</w:t>
      </w:r>
      <w:r w:rsidR="00B27B70" w:rsidRPr="00AA39C8">
        <w:rPr>
          <w:sz w:val="22"/>
          <w:lang w:val="lv-LV"/>
        </w:rPr>
        <w:t xml:space="preserve">ķinu, kurā ir iekļauta Mēneša maksa par </w:t>
      </w:r>
      <w:r w:rsidR="0035418A" w:rsidRPr="00AA39C8">
        <w:rPr>
          <w:sz w:val="22"/>
          <w:lang w:val="lv-LV"/>
        </w:rPr>
        <w:t xml:space="preserve">šī </w:t>
      </w:r>
      <w:r w:rsidR="00B27B70" w:rsidRPr="00AA39C8">
        <w:rPr>
          <w:sz w:val="22"/>
          <w:lang w:val="lv-LV"/>
        </w:rPr>
        <w:t xml:space="preserve">līguma pielikumā Nr. 1 minēto Pakalpojumu sniegšanu </w:t>
      </w:r>
      <w:r w:rsidR="0035418A" w:rsidRPr="00AA39C8">
        <w:rPr>
          <w:sz w:val="22"/>
          <w:lang w:val="lv-LV"/>
        </w:rPr>
        <w:t>iepriekšējā</w:t>
      </w:r>
      <w:r w:rsidR="00B27B70" w:rsidRPr="00AA39C8">
        <w:rPr>
          <w:sz w:val="22"/>
          <w:lang w:val="lv-LV"/>
        </w:rPr>
        <w:t xml:space="preserve"> mēnesī, </w:t>
      </w:r>
      <w:r w:rsidR="00B27B70" w:rsidRPr="00AA39C8">
        <w:rPr>
          <w:b/>
          <w:sz w:val="22"/>
          <w:lang w:val="lv-LV"/>
        </w:rPr>
        <w:t xml:space="preserve">Izpildītais </w:t>
      </w:r>
      <w:r w:rsidR="00B27B70" w:rsidRPr="00AA39C8">
        <w:rPr>
          <w:sz w:val="22"/>
          <w:lang w:val="lv-LV"/>
        </w:rPr>
        <w:t xml:space="preserve">iesniedz </w:t>
      </w:r>
      <w:r w:rsidR="00B27B70" w:rsidRPr="00AA39C8">
        <w:rPr>
          <w:b/>
          <w:sz w:val="22"/>
          <w:lang w:val="lv-LV"/>
        </w:rPr>
        <w:t xml:space="preserve">Pasūtītājam </w:t>
      </w:r>
      <w:r w:rsidR="00B27B70" w:rsidRPr="00AA39C8">
        <w:rPr>
          <w:sz w:val="22"/>
          <w:lang w:val="lv-LV"/>
        </w:rPr>
        <w:t>līdz attiecīgā mēneša 10. datumam.</w:t>
      </w:r>
    </w:p>
    <w:p w14:paraId="5BE5A76D" w14:textId="77777777" w:rsidR="00B27B70" w:rsidRPr="00AA39C8" w:rsidRDefault="001557F2" w:rsidP="001A1646">
      <w:pPr>
        <w:autoSpaceDE w:val="0"/>
        <w:autoSpaceDN w:val="0"/>
        <w:adjustRightInd w:val="0"/>
        <w:jc w:val="both"/>
        <w:rPr>
          <w:sz w:val="22"/>
          <w:lang w:val="lv-LV"/>
        </w:rPr>
      </w:pPr>
      <w:r w:rsidRPr="00AA39C8">
        <w:rPr>
          <w:sz w:val="22"/>
          <w:lang w:val="lv-LV"/>
        </w:rPr>
        <w:t>3.3. Preču p</w:t>
      </w:r>
      <w:r w:rsidR="00B27B70" w:rsidRPr="00AA39C8">
        <w:rPr>
          <w:sz w:val="22"/>
          <w:lang w:val="lv-LV"/>
        </w:rPr>
        <w:t>avadzīm</w:t>
      </w:r>
      <w:r w:rsidRPr="00AA39C8">
        <w:rPr>
          <w:sz w:val="22"/>
          <w:lang w:val="lv-LV"/>
        </w:rPr>
        <w:t>es</w:t>
      </w:r>
      <w:r w:rsidR="00B27B70" w:rsidRPr="00AA39C8">
        <w:rPr>
          <w:sz w:val="22"/>
          <w:lang w:val="lv-LV"/>
        </w:rPr>
        <w:t xml:space="preserve"> </w:t>
      </w:r>
      <w:r w:rsidR="00666368" w:rsidRPr="00AA39C8">
        <w:rPr>
          <w:sz w:val="22"/>
          <w:lang w:val="lv-LV"/>
        </w:rPr>
        <w:t>par Pakalpojumu sniegšanas procesā izmantotām rezerves detaļām un materiāliem,</w:t>
      </w:r>
      <w:r w:rsidR="00095C82" w:rsidRPr="00AA39C8">
        <w:rPr>
          <w:sz w:val="22"/>
          <w:lang w:val="lv-LV"/>
        </w:rPr>
        <w:t xml:space="preserve"> kas tiek izvēlētas no ekonomiski izdevīgākajiem piegādātājiem un piestādītas Pasūtītājam bez papildus uzcenojuma</w:t>
      </w:r>
      <w:r w:rsidR="00073808" w:rsidRPr="00AA39C8">
        <w:rPr>
          <w:sz w:val="22"/>
          <w:lang w:val="lv-LV"/>
        </w:rPr>
        <w:t>, izņemot piegādes cenu</w:t>
      </w:r>
      <w:r w:rsidRPr="00AA39C8">
        <w:rPr>
          <w:sz w:val="22"/>
          <w:lang w:val="lv-LV"/>
        </w:rPr>
        <w:t>,</w:t>
      </w:r>
      <w:r w:rsidR="00666368" w:rsidRPr="00AA39C8">
        <w:rPr>
          <w:sz w:val="22"/>
          <w:lang w:val="lv-LV"/>
        </w:rPr>
        <w:t xml:space="preserve"> </w:t>
      </w:r>
      <w:r w:rsidR="00666368" w:rsidRPr="00AA39C8">
        <w:rPr>
          <w:b/>
          <w:sz w:val="22"/>
          <w:lang w:val="lv-LV"/>
        </w:rPr>
        <w:t>Izpildītājs</w:t>
      </w:r>
      <w:r w:rsidR="00666368" w:rsidRPr="00AA39C8">
        <w:rPr>
          <w:sz w:val="22"/>
          <w:lang w:val="lv-LV"/>
        </w:rPr>
        <w:t xml:space="preserve"> iesniedz </w:t>
      </w:r>
      <w:r w:rsidR="00666368" w:rsidRPr="00AA39C8">
        <w:rPr>
          <w:b/>
          <w:sz w:val="22"/>
          <w:lang w:val="lv-LV"/>
        </w:rPr>
        <w:t xml:space="preserve">Pasūtītājam </w:t>
      </w:r>
      <w:r w:rsidRPr="00AA39C8">
        <w:rPr>
          <w:sz w:val="22"/>
          <w:lang w:val="lv-LV"/>
        </w:rPr>
        <w:t>kopā ar precēm.</w:t>
      </w:r>
    </w:p>
    <w:p w14:paraId="1454F351" w14:textId="77777777" w:rsidR="00B27B70" w:rsidRPr="00AA39C8" w:rsidRDefault="00666368" w:rsidP="001A1646">
      <w:pPr>
        <w:autoSpaceDE w:val="0"/>
        <w:autoSpaceDN w:val="0"/>
        <w:adjustRightInd w:val="0"/>
        <w:jc w:val="both"/>
        <w:rPr>
          <w:sz w:val="22"/>
          <w:lang w:val="lv-LV"/>
        </w:rPr>
      </w:pPr>
      <w:r w:rsidRPr="00AA39C8">
        <w:rPr>
          <w:sz w:val="22"/>
          <w:lang w:val="lv-LV"/>
        </w:rPr>
        <w:t xml:space="preserve">3.4 </w:t>
      </w:r>
      <w:r w:rsidR="00862DC7" w:rsidRPr="00AA39C8">
        <w:rPr>
          <w:sz w:val="22"/>
          <w:lang w:val="lv-LV"/>
        </w:rPr>
        <w:t xml:space="preserve"> </w:t>
      </w:r>
      <w:r w:rsidRPr="00AA39C8">
        <w:rPr>
          <w:sz w:val="22"/>
          <w:lang w:val="lv-LV"/>
        </w:rPr>
        <w:t xml:space="preserve">Kopā ar šī līgumā 3.3. pantā minēto rēķinu vai pavadzīmi, </w:t>
      </w:r>
      <w:r w:rsidRPr="00AA39C8">
        <w:rPr>
          <w:b/>
          <w:sz w:val="22"/>
          <w:lang w:val="lv-LV"/>
        </w:rPr>
        <w:t xml:space="preserve">Izpildītājs </w:t>
      </w:r>
      <w:r w:rsidRPr="00AA39C8">
        <w:rPr>
          <w:sz w:val="22"/>
          <w:lang w:val="lv-LV"/>
        </w:rPr>
        <w:t xml:space="preserve">iesniedz </w:t>
      </w:r>
      <w:r w:rsidRPr="00AA39C8">
        <w:rPr>
          <w:b/>
          <w:sz w:val="22"/>
          <w:lang w:val="lv-LV"/>
        </w:rPr>
        <w:t xml:space="preserve">Pasūtītājam </w:t>
      </w:r>
      <w:r w:rsidRPr="00AA39C8">
        <w:rPr>
          <w:sz w:val="22"/>
          <w:lang w:val="lv-LV"/>
        </w:rPr>
        <w:t xml:space="preserve">atskaiti par Pakalpojumiem, kas ir sniegti saskaņā ar šī līguma pielikumu Nr. </w:t>
      </w:r>
      <w:r w:rsidR="0035418A" w:rsidRPr="00AA39C8">
        <w:rPr>
          <w:sz w:val="22"/>
          <w:lang w:val="lv-LV"/>
        </w:rPr>
        <w:t>2</w:t>
      </w:r>
      <w:r w:rsidR="00862DC7" w:rsidRPr="00AA39C8">
        <w:rPr>
          <w:sz w:val="22"/>
          <w:lang w:val="lv-LV"/>
        </w:rPr>
        <w:t>.</w:t>
      </w:r>
      <w:r w:rsidRPr="00AA39C8">
        <w:rPr>
          <w:sz w:val="22"/>
          <w:lang w:val="lv-LV"/>
        </w:rPr>
        <w:t xml:space="preserve"> </w:t>
      </w:r>
    </w:p>
    <w:p w14:paraId="1A07216D" w14:textId="77777777" w:rsidR="00B27B70" w:rsidRPr="00AA39C8" w:rsidRDefault="00862DC7" w:rsidP="001A1646">
      <w:pPr>
        <w:autoSpaceDE w:val="0"/>
        <w:autoSpaceDN w:val="0"/>
        <w:adjustRightInd w:val="0"/>
        <w:jc w:val="both"/>
        <w:rPr>
          <w:sz w:val="22"/>
          <w:lang w:val="lv-LV"/>
        </w:rPr>
      </w:pPr>
      <w:r w:rsidRPr="00AA39C8">
        <w:rPr>
          <w:sz w:val="22"/>
          <w:lang w:val="lv-LV"/>
        </w:rPr>
        <w:t xml:space="preserve">3.5. </w:t>
      </w:r>
      <w:r w:rsidRPr="00AA39C8">
        <w:rPr>
          <w:b/>
          <w:sz w:val="22"/>
          <w:lang w:val="lv-LV"/>
        </w:rPr>
        <w:t xml:space="preserve">Izpildītāja </w:t>
      </w:r>
      <w:r w:rsidRPr="00AA39C8">
        <w:rPr>
          <w:sz w:val="22"/>
          <w:lang w:val="lv-LV"/>
        </w:rPr>
        <w:t xml:space="preserve">iesniegtos rēķinus un pavadzīmes, kas ir piestādīti </w:t>
      </w:r>
      <w:r w:rsidRPr="00AA39C8">
        <w:rPr>
          <w:b/>
          <w:sz w:val="22"/>
          <w:lang w:val="lv-LV"/>
        </w:rPr>
        <w:t xml:space="preserve">Pasūtītājam </w:t>
      </w:r>
      <w:r w:rsidRPr="00AA39C8">
        <w:rPr>
          <w:sz w:val="22"/>
          <w:lang w:val="lv-LV"/>
        </w:rPr>
        <w:t xml:space="preserve">šī līguma darbības ietvaros, </w:t>
      </w:r>
      <w:r w:rsidRPr="00AA39C8">
        <w:rPr>
          <w:b/>
          <w:sz w:val="22"/>
          <w:lang w:val="lv-LV"/>
        </w:rPr>
        <w:t xml:space="preserve">Pasūtītājs </w:t>
      </w:r>
      <w:r w:rsidRPr="00AA39C8">
        <w:rPr>
          <w:sz w:val="22"/>
          <w:lang w:val="lv-LV"/>
        </w:rPr>
        <w:t xml:space="preserve">apmaksā 14 (četrpadsmit) kalendāro dienu laikā no </w:t>
      </w:r>
      <w:r w:rsidR="009B4EA5" w:rsidRPr="00AA39C8">
        <w:rPr>
          <w:sz w:val="22"/>
          <w:lang w:val="lv-LV"/>
        </w:rPr>
        <w:t xml:space="preserve">to  </w:t>
      </w:r>
      <w:r w:rsidR="003B13AF" w:rsidRPr="00AA39C8">
        <w:rPr>
          <w:sz w:val="22"/>
          <w:lang w:val="lv-LV"/>
        </w:rPr>
        <w:t xml:space="preserve">Klienta saņemšanas </w:t>
      </w:r>
      <w:r w:rsidRPr="00AA39C8">
        <w:rPr>
          <w:sz w:val="22"/>
          <w:lang w:val="lv-LV"/>
        </w:rPr>
        <w:t>dienas.</w:t>
      </w:r>
    </w:p>
    <w:p w14:paraId="1E9A1284" w14:textId="77777777" w:rsidR="00862DC7" w:rsidRPr="00AA39C8" w:rsidRDefault="00862DC7" w:rsidP="001A1646">
      <w:pPr>
        <w:autoSpaceDE w:val="0"/>
        <w:autoSpaceDN w:val="0"/>
        <w:adjustRightInd w:val="0"/>
        <w:jc w:val="both"/>
        <w:rPr>
          <w:sz w:val="22"/>
          <w:lang w:val="lv-LV"/>
        </w:rPr>
      </w:pPr>
      <w:r w:rsidRPr="00AA39C8">
        <w:rPr>
          <w:sz w:val="22"/>
          <w:lang w:val="lv-LV"/>
        </w:rPr>
        <w:t xml:space="preserve">3.6  Gadījumā, ja </w:t>
      </w:r>
      <w:r w:rsidRPr="00AA39C8">
        <w:rPr>
          <w:b/>
          <w:sz w:val="22"/>
          <w:lang w:val="lv-LV"/>
        </w:rPr>
        <w:t xml:space="preserve">Pasūtītājs </w:t>
      </w:r>
      <w:r w:rsidRPr="00AA39C8">
        <w:rPr>
          <w:sz w:val="22"/>
          <w:lang w:val="lv-LV"/>
        </w:rPr>
        <w:t>neveic līguma p. 3.2. un p. 3.3. minēto rēķinu vai pavadzīmju apmaksu šī līguma p. 3.5. noteiktajā termiņā</w:t>
      </w:r>
      <w:r w:rsidR="00DD69A8" w:rsidRPr="00AA39C8">
        <w:rPr>
          <w:sz w:val="22"/>
          <w:lang w:val="lv-LV"/>
        </w:rPr>
        <w:t xml:space="preserve">, tas maksā </w:t>
      </w:r>
      <w:r w:rsidR="00DD69A8" w:rsidRPr="00AA39C8">
        <w:rPr>
          <w:b/>
          <w:sz w:val="22"/>
          <w:lang w:val="lv-LV"/>
        </w:rPr>
        <w:t xml:space="preserve">Izpildītājam </w:t>
      </w:r>
      <w:r w:rsidR="00DD69A8" w:rsidRPr="00AA39C8">
        <w:rPr>
          <w:sz w:val="22"/>
          <w:lang w:val="lv-LV"/>
        </w:rPr>
        <w:t>līgumsodu 0.05% (piecas simtdaļas procenta) apmērā no nokavētā maksājuma summas, par katru nokavēto dienu.</w:t>
      </w:r>
    </w:p>
    <w:p w14:paraId="17C5031C" w14:textId="77777777" w:rsidR="00B27B70" w:rsidRPr="00AA39C8" w:rsidRDefault="008C01D9" w:rsidP="001A1646">
      <w:pPr>
        <w:autoSpaceDE w:val="0"/>
        <w:autoSpaceDN w:val="0"/>
        <w:adjustRightInd w:val="0"/>
        <w:jc w:val="both"/>
        <w:rPr>
          <w:sz w:val="22"/>
          <w:lang w:val="lv-LV"/>
        </w:rPr>
      </w:pPr>
      <w:r w:rsidRPr="00AA39C8">
        <w:rPr>
          <w:sz w:val="22"/>
          <w:lang w:val="lv-LV"/>
        </w:rPr>
        <w:t xml:space="preserve">3.7. Gadījumā, ja </w:t>
      </w:r>
      <w:r w:rsidRPr="00AA39C8">
        <w:rPr>
          <w:b/>
          <w:sz w:val="22"/>
          <w:lang w:val="lv-LV"/>
        </w:rPr>
        <w:t xml:space="preserve">Pasūtītājs </w:t>
      </w:r>
      <w:r w:rsidRPr="00AA39C8">
        <w:rPr>
          <w:sz w:val="22"/>
          <w:lang w:val="lv-LV"/>
        </w:rPr>
        <w:t>vēlas samazināt vai papildināt to Iekārtu skaitu, kas</w:t>
      </w:r>
      <w:r w:rsidR="0035418A" w:rsidRPr="00AA39C8">
        <w:rPr>
          <w:sz w:val="22"/>
          <w:lang w:val="lv-LV"/>
        </w:rPr>
        <w:t xml:space="preserve"> ir norādīts šī līguma pielikumā</w:t>
      </w:r>
      <w:r w:rsidRPr="00AA39C8">
        <w:rPr>
          <w:sz w:val="22"/>
          <w:lang w:val="lv-LV"/>
        </w:rPr>
        <w:t xml:space="preserve"> Nr. 1, tiek veiktas nepieciešamās izmaiņas šaj</w:t>
      </w:r>
      <w:r w:rsidR="0035418A" w:rsidRPr="00AA39C8">
        <w:rPr>
          <w:sz w:val="22"/>
          <w:lang w:val="lv-LV"/>
        </w:rPr>
        <w:t>ā līguma pielikumā</w:t>
      </w:r>
      <w:r w:rsidRPr="00AA39C8">
        <w:rPr>
          <w:sz w:val="22"/>
          <w:lang w:val="lv-LV"/>
        </w:rPr>
        <w:t>. Stājoties spēkā izmaiņām šī līguma pielikumā Nr.1</w:t>
      </w:r>
      <w:r w:rsidR="0035418A" w:rsidRPr="00AA39C8">
        <w:rPr>
          <w:sz w:val="22"/>
          <w:lang w:val="lv-LV"/>
        </w:rPr>
        <w:t xml:space="preserve"> </w:t>
      </w:r>
      <w:r w:rsidRPr="00AA39C8">
        <w:rPr>
          <w:sz w:val="22"/>
          <w:lang w:val="lv-LV"/>
        </w:rPr>
        <w:t xml:space="preserve">– automātiski tiek </w:t>
      </w:r>
      <w:r w:rsidR="0035418A" w:rsidRPr="00AA39C8">
        <w:rPr>
          <w:sz w:val="22"/>
          <w:lang w:val="lv-LV"/>
        </w:rPr>
        <w:t>izmainīta</w:t>
      </w:r>
      <w:r w:rsidRPr="00AA39C8">
        <w:rPr>
          <w:sz w:val="22"/>
          <w:lang w:val="lv-LV"/>
        </w:rPr>
        <w:t xml:space="preserve"> šī līguma p. 3.1. minētā mēneša maksa</w:t>
      </w:r>
      <w:r w:rsidR="000578C6" w:rsidRPr="00AA39C8">
        <w:rPr>
          <w:sz w:val="22"/>
          <w:lang w:val="lv-LV"/>
        </w:rPr>
        <w:t>.</w:t>
      </w:r>
    </w:p>
    <w:p w14:paraId="7C1502A3" w14:textId="77777777" w:rsidR="008C01D9" w:rsidRPr="00AA39C8" w:rsidRDefault="008C01D9" w:rsidP="009F0EAD">
      <w:pPr>
        <w:autoSpaceDE w:val="0"/>
        <w:autoSpaceDN w:val="0"/>
        <w:adjustRightInd w:val="0"/>
        <w:jc w:val="both"/>
        <w:rPr>
          <w:lang w:val="lv-LV"/>
        </w:rPr>
      </w:pPr>
      <w:r w:rsidRPr="00AA39C8">
        <w:rPr>
          <w:sz w:val="22"/>
          <w:lang w:val="lv-LV"/>
        </w:rPr>
        <w:t xml:space="preserve">3.8. </w:t>
      </w:r>
      <w:r w:rsidRPr="00AA39C8">
        <w:rPr>
          <w:lang w:val="lv-LV"/>
        </w:rPr>
        <w:t>Visas l</w:t>
      </w:r>
      <w:r w:rsidRPr="00AA39C8">
        <w:rPr>
          <w:rFonts w:ascii="TimesNewRoman" w:hAnsi="TimesNewRoman" w:cs="TimesNewRoman"/>
          <w:lang w:val="lv-LV"/>
        </w:rPr>
        <w:t>ī</w:t>
      </w:r>
      <w:r w:rsidR="009F0EAD" w:rsidRPr="00AA39C8">
        <w:rPr>
          <w:lang w:val="lv-LV"/>
        </w:rPr>
        <w:t>gumā un līguma</w:t>
      </w:r>
      <w:r w:rsidRPr="00AA39C8">
        <w:rPr>
          <w:lang w:val="lv-LV"/>
        </w:rPr>
        <w:t xml:space="preserve"> pielikumos min</w:t>
      </w:r>
      <w:r w:rsidRPr="00AA39C8">
        <w:rPr>
          <w:rFonts w:ascii="TimesNewRoman" w:hAnsi="TimesNewRoman" w:cs="TimesNewRoman"/>
          <w:lang w:val="lv-LV"/>
        </w:rPr>
        <w:t>ē</w:t>
      </w:r>
      <w:r w:rsidRPr="00AA39C8">
        <w:rPr>
          <w:lang w:val="lv-LV"/>
        </w:rPr>
        <w:t>t</w:t>
      </w:r>
      <w:r w:rsidRPr="00AA39C8">
        <w:rPr>
          <w:rFonts w:ascii="TimesNewRoman" w:hAnsi="TimesNewRoman" w:cs="TimesNewRoman"/>
          <w:lang w:val="lv-LV"/>
        </w:rPr>
        <w:t>ā</w:t>
      </w:r>
      <w:r w:rsidRPr="00AA39C8">
        <w:rPr>
          <w:lang w:val="lv-LV"/>
        </w:rPr>
        <w:t>s cenas nor</w:t>
      </w:r>
      <w:r w:rsidRPr="00AA39C8">
        <w:rPr>
          <w:rFonts w:ascii="TimesNewRoman" w:hAnsi="TimesNewRoman" w:cs="TimesNewRoman"/>
          <w:lang w:val="lv-LV"/>
        </w:rPr>
        <w:t>ā</w:t>
      </w:r>
      <w:r w:rsidRPr="00AA39C8">
        <w:rPr>
          <w:lang w:val="lv-LV"/>
        </w:rPr>
        <w:t>d</w:t>
      </w:r>
      <w:r w:rsidRPr="00AA39C8">
        <w:rPr>
          <w:rFonts w:ascii="TimesNewRoman" w:hAnsi="TimesNewRoman" w:cs="TimesNewRoman"/>
          <w:lang w:val="lv-LV"/>
        </w:rPr>
        <w:t>ī</w:t>
      </w:r>
      <w:r w:rsidRPr="00AA39C8">
        <w:rPr>
          <w:lang w:val="lv-LV"/>
        </w:rPr>
        <w:t>tas</w:t>
      </w:r>
      <w:r w:rsidR="009F0EAD" w:rsidRPr="00AA39C8">
        <w:rPr>
          <w:lang w:val="lv-LV"/>
        </w:rPr>
        <w:t xml:space="preserve"> </w:t>
      </w:r>
      <w:r w:rsidR="007B3FE7" w:rsidRPr="00AA39C8">
        <w:rPr>
          <w:lang w:val="lv-LV"/>
        </w:rPr>
        <w:t>EUR bez PVN</w:t>
      </w:r>
      <w:r w:rsidRPr="00AA39C8">
        <w:rPr>
          <w:lang w:val="lv-LV"/>
        </w:rPr>
        <w:t>.</w:t>
      </w:r>
    </w:p>
    <w:p w14:paraId="4D1333A1" w14:textId="77777777" w:rsidR="008C01D9" w:rsidRPr="00AA39C8" w:rsidRDefault="008C01D9" w:rsidP="00A74F1D">
      <w:pPr>
        <w:jc w:val="both"/>
        <w:rPr>
          <w:sz w:val="22"/>
          <w:lang w:val="lv-LV"/>
        </w:rPr>
      </w:pPr>
    </w:p>
    <w:p w14:paraId="74B0909C" w14:textId="77777777" w:rsidR="008C01D9" w:rsidRPr="00AA39C8" w:rsidRDefault="008C01D9" w:rsidP="00A74F1D">
      <w:pPr>
        <w:jc w:val="both"/>
        <w:rPr>
          <w:sz w:val="22"/>
          <w:lang w:val="lv-LV"/>
        </w:rPr>
      </w:pPr>
    </w:p>
    <w:p w14:paraId="34A8AACE" w14:textId="77777777" w:rsidR="00A74F1D" w:rsidRPr="00AA39C8" w:rsidRDefault="00A74F1D" w:rsidP="00A74F1D">
      <w:pPr>
        <w:jc w:val="both"/>
        <w:rPr>
          <w:b/>
          <w:sz w:val="22"/>
          <w:lang w:val="lv-LV"/>
        </w:rPr>
      </w:pPr>
      <w:r w:rsidRPr="00AA39C8">
        <w:rPr>
          <w:b/>
          <w:sz w:val="22"/>
          <w:lang w:val="lv-LV"/>
        </w:rPr>
        <w:t xml:space="preserve">4. SPĒKĀ ESĪBAS TERMIŅŠ UN </w:t>
      </w:r>
      <w:r w:rsidR="00FA16E8" w:rsidRPr="00AA39C8">
        <w:rPr>
          <w:b/>
          <w:sz w:val="22"/>
          <w:lang w:val="lv-LV"/>
        </w:rPr>
        <w:t>VIENPUSĒJA ATKĀPŠANĀS</w:t>
      </w:r>
    </w:p>
    <w:p w14:paraId="45AD7DAC" w14:textId="77777777" w:rsidR="00A74F1D" w:rsidRPr="00AA39C8" w:rsidRDefault="00A74F1D" w:rsidP="00A74F1D">
      <w:pPr>
        <w:jc w:val="both"/>
        <w:rPr>
          <w:sz w:val="22"/>
          <w:lang w:val="lv-LV"/>
        </w:rPr>
      </w:pPr>
    </w:p>
    <w:p w14:paraId="2BBB0B59" w14:textId="77777777" w:rsidR="00A74F1D" w:rsidRPr="00AA39C8" w:rsidRDefault="00A74F1D" w:rsidP="000578C6">
      <w:pPr>
        <w:numPr>
          <w:ilvl w:val="1"/>
          <w:numId w:val="3"/>
        </w:numPr>
        <w:jc w:val="both"/>
        <w:rPr>
          <w:sz w:val="22"/>
          <w:lang w:val="lv-LV"/>
        </w:rPr>
      </w:pPr>
      <w:r w:rsidRPr="00AA39C8">
        <w:rPr>
          <w:sz w:val="22"/>
          <w:lang w:val="lv-LV"/>
        </w:rPr>
        <w:t xml:space="preserve">Spēkā esības termiņš </w:t>
      </w:r>
    </w:p>
    <w:p w14:paraId="41AF2355" w14:textId="77777777" w:rsidR="00ED3895" w:rsidRPr="00AA39C8" w:rsidRDefault="0003716F" w:rsidP="00ED3895">
      <w:pPr>
        <w:autoSpaceDE w:val="0"/>
        <w:autoSpaceDN w:val="0"/>
        <w:adjustRightInd w:val="0"/>
        <w:jc w:val="both"/>
        <w:rPr>
          <w:lang w:val="lv-LV"/>
        </w:rPr>
      </w:pPr>
      <w:r w:rsidRPr="00AA39C8">
        <w:rPr>
          <w:sz w:val="22"/>
          <w:lang w:val="lv-LV"/>
        </w:rPr>
        <w:t xml:space="preserve">4.1.1 </w:t>
      </w:r>
      <w:r w:rsidR="00ED3895" w:rsidRPr="00AA39C8">
        <w:rPr>
          <w:lang w:val="lv-LV"/>
        </w:rPr>
        <w:t xml:space="preserve">Šis </w:t>
      </w:r>
      <w:r w:rsidR="00ED3895" w:rsidRPr="00AA39C8">
        <w:rPr>
          <w:bCs/>
          <w:iCs/>
          <w:lang w:val="lv-LV"/>
        </w:rPr>
        <w:t xml:space="preserve">līgums </w:t>
      </w:r>
      <w:r w:rsidR="00ED3895" w:rsidRPr="00AA39C8">
        <w:rPr>
          <w:lang w:val="lv-LV"/>
        </w:rPr>
        <w:t xml:space="preserve">stājas spēkā no tā parakstīšanas brīža un ir spēkā </w:t>
      </w:r>
      <w:r w:rsidR="00ED3895" w:rsidRPr="00AA39C8">
        <w:rPr>
          <w:bCs/>
          <w:iCs/>
          <w:lang w:val="lv-LV"/>
        </w:rPr>
        <w:t>vienu gadu (12 mēnešus)</w:t>
      </w:r>
      <w:r w:rsidR="00ED3895" w:rsidRPr="00AA39C8">
        <w:rPr>
          <w:lang w:val="lv-LV"/>
        </w:rPr>
        <w:t>, bet no</w:t>
      </w:r>
    </w:p>
    <w:p w14:paraId="76EB5116" w14:textId="77777777" w:rsidR="00ED3895" w:rsidRPr="00AA39C8" w:rsidRDefault="00ED3895" w:rsidP="00ED3895">
      <w:pPr>
        <w:autoSpaceDE w:val="0"/>
        <w:autoSpaceDN w:val="0"/>
        <w:adjustRightInd w:val="0"/>
        <w:rPr>
          <w:lang w:val="lv-LV"/>
        </w:rPr>
      </w:pPr>
      <w:r w:rsidRPr="00AA39C8">
        <w:rPr>
          <w:lang w:val="lv-LV"/>
        </w:rPr>
        <w:t>finansiālā viedokļa – līdz pilnīgai tā izpildei. Ja, paliekot 30 (trīsdesmit) dienām līdz šī l</w:t>
      </w:r>
      <w:r w:rsidRPr="00AA39C8">
        <w:rPr>
          <w:bCs/>
          <w:iCs/>
          <w:lang w:val="lv-LV"/>
        </w:rPr>
        <w:t>īguma</w:t>
      </w:r>
      <w:r w:rsidRPr="00AA39C8">
        <w:rPr>
          <w:b/>
          <w:bCs/>
          <w:i/>
          <w:iCs/>
          <w:lang w:val="lv-LV"/>
        </w:rPr>
        <w:t xml:space="preserve"> </w:t>
      </w:r>
      <w:r w:rsidRPr="00AA39C8">
        <w:rPr>
          <w:lang w:val="lv-LV"/>
        </w:rPr>
        <w:t>spēkā</w:t>
      </w:r>
    </w:p>
    <w:p w14:paraId="3C92B7B2" w14:textId="77777777" w:rsidR="00ED3895" w:rsidRPr="00AA39C8" w:rsidRDefault="00ED3895" w:rsidP="00ED3895">
      <w:pPr>
        <w:autoSpaceDE w:val="0"/>
        <w:autoSpaceDN w:val="0"/>
        <w:adjustRightInd w:val="0"/>
        <w:jc w:val="both"/>
        <w:rPr>
          <w:lang w:val="lv-LV"/>
        </w:rPr>
      </w:pPr>
      <w:r w:rsidRPr="00AA39C8">
        <w:rPr>
          <w:lang w:val="lv-LV"/>
        </w:rPr>
        <w:t>esības  termiņa beigām, neviena no pusēm rakstiski neizrādīs vēlmi lauzt šo l</w:t>
      </w:r>
      <w:r w:rsidRPr="00AA39C8">
        <w:rPr>
          <w:bCs/>
          <w:iCs/>
          <w:lang w:val="lv-LV"/>
        </w:rPr>
        <w:t>īgumu</w:t>
      </w:r>
      <w:r w:rsidRPr="00AA39C8">
        <w:rPr>
          <w:b/>
          <w:bCs/>
          <w:i/>
          <w:iCs/>
          <w:lang w:val="lv-LV"/>
        </w:rPr>
        <w:t xml:space="preserve">, </w:t>
      </w:r>
      <w:r w:rsidRPr="00AA39C8">
        <w:rPr>
          <w:lang w:val="lv-LV"/>
        </w:rPr>
        <w:t xml:space="preserve">tad tiek uzskatīts, ka spēkā esošais laiks tiek pagarināts </w:t>
      </w:r>
      <w:r w:rsidR="005521F0" w:rsidRPr="00AA39C8">
        <w:rPr>
          <w:lang w:val="lv-LV"/>
        </w:rPr>
        <w:t xml:space="preserve">uz </w:t>
      </w:r>
      <w:r w:rsidR="008A5B2B" w:rsidRPr="00AA39C8">
        <w:rPr>
          <w:lang w:val="lv-LV"/>
        </w:rPr>
        <w:t>vēl vienu gadu.</w:t>
      </w:r>
    </w:p>
    <w:p w14:paraId="639E077F" w14:textId="77777777" w:rsidR="00FC689B" w:rsidRPr="00AA39C8" w:rsidRDefault="00FC689B" w:rsidP="00A74F1D">
      <w:pPr>
        <w:jc w:val="both"/>
        <w:rPr>
          <w:sz w:val="22"/>
          <w:lang w:val="lv-LV"/>
        </w:rPr>
      </w:pPr>
      <w:r w:rsidRPr="00AA39C8">
        <w:rPr>
          <w:sz w:val="22"/>
          <w:lang w:val="lv-LV"/>
        </w:rPr>
        <w:t xml:space="preserve">4.2. Vienpusēja atkāpšanās no </w:t>
      </w:r>
      <w:r w:rsidR="00562ABA" w:rsidRPr="00AA39C8">
        <w:rPr>
          <w:sz w:val="22"/>
          <w:lang w:val="lv-LV"/>
        </w:rPr>
        <w:t>l</w:t>
      </w:r>
      <w:r w:rsidRPr="00AA39C8">
        <w:rPr>
          <w:sz w:val="22"/>
          <w:lang w:val="lv-LV"/>
        </w:rPr>
        <w:t>īguma</w:t>
      </w:r>
    </w:p>
    <w:p w14:paraId="40927930" w14:textId="77777777" w:rsidR="00A74F1D" w:rsidRPr="00AA39C8" w:rsidRDefault="0003716F" w:rsidP="00A74F1D">
      <w:pPr>
        <w:jc w:val="both"/>
        <w:rPr>
          <w:sz w:val="22"/>
          <w:szCs w:val="22"/>
          <w:lang w:val="lv-LV"/>
        </w:rPr>
      </w:pPr>
      <w:r w:rsidRPr="00AA39C8">
        <w:rPr>
          <w:sz w:val="22"/>
          <w:lang w:val="lv-LV"/>
        </w:rPr>
        <w:t>4.</w:t>
      </w:r>
      <w:r w:rsidR="00FC689B" w:rsidRPr="00AA39C8">
        <w:rPr>
          <w:sz w:val="22"/>
          <w:lang w:val="lv-LV"/>
        </w:rPr>
        <w:t>2</w:t>
      </w:r>
      <w:r w:rsidRPr="00AA39C8">
        <w:rPr>
          <w:sz w:val="22"/>
          <w:lang w:val="lv-LV"/>
        </w:rPr>
        <w:t>.</w:t>
      </w:r>
      <w:r w:rsidR="00FC689B" w:rsidRPr="00AA39C8">
        <w:rPr>
          <w:sz w:val="22"/>
          <w:lang w:val="lv-LV"/>
        </w:rPr>
        <w:t>1</w:t>
      </w:r>
      <w:r w:rsidRPr="00AA39C8">
        <w:rPr>
          <w:sz w:val="22"/>
          <w:lang w:val="lv-LV"/>
        </w:rPr>
        <w:t xml:space="preserve"> </w:t>
      </w:r>
      <w:r w:rsidR="00A74F1D" w:rsidRPr="00AA39C8">
        <w:rPr>
          <w:sz w:val="22"/>
          <w:lang w:val="lv-LV"/>
        </w:rPr>
        <w:t xml:space="preserve">Jebkura no </w:t>
      </w:r>
      <w:r w:rsidR="00C63527" w:rsidRPr="00AA39C8">
        <w:rPr>
          <w:sz w:val="22"/>
          <w:lang w:val="lv-LV"/>
        </w:rPr>
        <w:t xml:space="preserve">Pusēm </w:t>
      </w:r>
      <w:r w:rsidR="00FC689B" w:rsidRPr="00AA39C8">
        <w:rPr>
          <w:sz w:val="22"/>
          <w:lang w:val="lv-LV"/>
        </w:rPr>
        <w:t xml:space="preserve">ir tiesīga </w:t>
      </w:r>
      <w:r w:rsidR="00A74F1D" w:rsidRPr="00AA39C8">
        <w:rPr>
          <w:sz w:val="22"/>
          <w:lang w:val="lv-LV"/>
        </w:rPr>
        <w:t xml:space="preserve">jebkurā laikā </w:t>
      </w:r>
      <w:r w:rsidR="00663626" w:rsidRPr="00AA39C8">
        <w:rPr>
          <w:sz w:val="22"/>
          <w:lang w:val="lv-LV"/>
        </w:rPr>
        <w:t xml:space="preserve">vienpusēji atkāpties no šā </w:t>
      </w:r>
      <w:r w:rsidR="000C0A3C" w:rsidRPr="00AA39C8">
        <w:rPr>
          <w:sz w:val="22"/>
          <w:lang w:val="lv-LV"/>
        </w:rPr>
        <w:t>l</w:t>
      </w:r>
      <w:r w:rsidR="00663626" w:rsidRPr="00AA39C8">
        <w:rPr>
          <w:sz w:val="22"/>
          <w:lang w:val="lv-LV"/>
        </w:rPr>
        <w:t>īguma</w:t>
      </w:r>
      <w:r w:rsidR="00A74F1D" w:rsidRPr="00AA39C8">
        <w:rPr>
          <w:sz w:val="22"/>
          <w:lang w:val="lv-LV"/>
        </w:rPr>
        <w:t xml:space="preserve">, rakstiski par to informējot otru </w:t>
      </w:r>
      <w:r w:rsidR="004C5C60" w:rsidRPr="00AA39C8">
        <w:rPr>
          <w:sz w:val="22"/>
          <w:lang w:val="lv-LV"/>
        </w:rPr>
        <w:t xml:space="preserve">Pusi </w:t>
      </w:r>
      <w:r w:rsidR="00FA16E8" w:rsidRPr="00AA39C8">
        <w:rPr>
          <w:sz w:val="22"/>
          <w:lang w:val="lv-LV"/>
        </w:rPr>
        <w:t xml:space="preserve">vismaz </w:t>
      </w:r>
      <w:r w:rsidR="00562ABA" w:rsidRPr="00AA39C8">
        <w:rPr>
          <w:sz w:val="22"/>
          <w:lang w:val="lv-LV"/>
        </w:rPr>
        <w:t>60</w:t>
      </w:r>
      <w:r w:rsidR="0011265B" w:rsidRPr="00AA39C8">
        <w:rPr>
          <w:sz w:val="22"/>
          <w:lang w:val="lv-LV"/>
        </w:rPr>
        <w:t xml:space="preserve"> (</w:t>
      </w:r>
      <w:r w:rsidR="00562ABA" w:rsidRPr="00AA39C8">
        <w:rPr>
          <w:sz w:val="22"/>
          <w:lang w:val="lv-LV"/>
        </w:rPr>
        <w:t>seš</w:t>
      </w:r>
      <w:r w:rsidR="0011265B" w:rsidRPr="00AA39C8">
        <w:rPr>
          <w:sz w:val="22"/>
          <w:lang w:val="lv-LV"/>
        </w:rPr>
        <w:t>desmit) kalendārās dienas iepriekš</w:t>
      </w:r>
      <w:r w:rsidR="00A74F1D" w:rsidRPr="00AA39C8">
        <w:rPr>
          <w:sz w:val="22"/>
          <w:lang w:val="lv-LV"/>
        </w:rPr>
        <w:t xml:space="preserve">. </w:t>
      </w:r>
      <w:r w:rsidR="00A74F1D" w:rsidRPr="00AA39C8">
        <w:rPr>
          <w:sz w:val="22"/>
          <w:szCs w:val="22"/>
          <w:lang w:val="lv-LV"/>
        </w:rPr>
        <w:t xml:space="preserve"> </w:t>
      </w:r>
    </w:p>
    <w:p w14:paraId="4E400F69" w14:textId="77777777" w:rsidR="0003716F" w:rsidRPr="00AA39C8" w:rsidRDefault="00FC689B" w:rsidP="003F77FF">
      <w:pPr>
        <w:jc w:val="both"/>
        <w:rPr>
          <w:sz w:val="22"/>
          <w:szCs w:val="22"/>
          <w:lang w:val="lv-LV"/>
        </w:rPr>
      </w:pPr>
      <w:r w:rsidRPr="00AA39C8">
        <w:rPr>
          <w:sz w:val="22"/>
          <w:szCs w:val="22"/>
          <w:lang w:val="lv-LV"/>
        </w:rPr>
        <w:t>4.2.2</w:t>
      </w:r>
      <w:r w:rsidR="00775FAB" w:rsidRPr="00AA39C8">
        <w:rPr>
          <w:sz w:val="22"/>
          <w:szCs w:val="22"/>
          <w:lang w:val="lv-LV"/>
        </w:rPr>
        <w:t>.</w:t>
      </w:r>
      <w:r w:rsidR="0003716F" w:rsidRPr="00AA39C8">
        <w:rPr>
          <w:sz w:val="22"/>
          <w:szCs w:val="22"/>
          <w:lang w:val="lv-LV"/>
        </w:rPr>
        <w:t xml:space="preserve"> </w:t>
      </w:r>
      <w:r w:rsidR="0003716F" w:rsidRPr="00AA39C8">
        <w:rPr>
          <w:b/>
          <w:sz w:val="22"/>
          <w:szCs w:val="22"/>
          <w:lang w:val="lv-LV"/>
        </w:rPr>
        <w:t>Izpildītājam</w:t>
      </w:r>
      <w:r w:rsidR="0003716F" w:rsidRPr="00AA39C8">
        <w:rPr>
          <w:sz w:val="22"/>
          <w:szCs w:val="22"/>
          <w:lang w:val="lv-LV"/>
        </w:rPr>
        <w:t xml:space="preserve"> ir tiesības vienpusēji atkāpties no šī </w:t>
      </w:r>
      <w:r w:rsidR="000C0A3C" w:rsidRPr="00AA39C8">
        <w:rPr>
          <w:sz w:val="22"/>
          <w:szCs w:val="22"/>
          <w:lang w:val="lv-LV"/>
        </w:rPr>
        <w:t>l</w:t>
      </w:r>
      <w:r w:rsidR="0003716F" w:rsidRPr="00AA39C8">
        <w:rPr>
          <w:sz w:val="22"/>
          <w:szCs w:val="22"/>
          <w:lang w:val="lv-LV"/>
        </w:rPr>
        <w:t>īguma</w:t>
      </w:r>
      <w:r w:rsidR="0029181F" w:rsidRPr="00AA39C8">
        <w:rPr>
          <w:sz w:val="22"/>
          <w:szCs w:val="22"/>
          <w:lang w:val="lv-LV"/>
        </w:rPr>
        <w:t xml:space="preserve"> un nekavējoties</w:t>
      </w:r>
      <w:r w:rsidR="0003716F" w:rsidRPr="00AA39C8">
        <w:rPr>
          <w:sz w:val="22"/>
          <w:szCs w:val="22"/>
          <w:lang w:val="lv-LV"/>
        </w:rPr>
        <w:t xml:space="preserve"> pārtrau</w:t>
      </w:r>
      <w:r w:rsidRPr="00AA39C8">
        <w:rPr>
          <w:sz w:val="22"/>
          <w:szCs w:val="22"/>
          <w:lang w:val="lv-LV"/>
        </w:rPr>
        <w:t>k</w:t>
      </w:r>
      <w:r w:rsidR="0003716F" w:rsidRPr="00AA39C8">
        <w:rPr>
          <w:sz w:val="22"/>
          <w:szCs w:val="22"/>
          <w:lang w:val="lv-LV"/>
        </w:rPr>
        <w:t>t pildīt savus pienākumus saskaņā ar šo</w:t>
      </w:r>
      <w:r w:rsidR="000C0A3C" w:rsidRPr="00AA39C8">
        <w:rPr>
          <w:sz w:val="22"/>
          <w:szCs w:val="22"/>
          <w:lang w:val="lv-LV"/>
        </w:rPr>
        <w:t xml:space="preserve"> l</w:t>
      </w:r>
      <w:r w:rsidR="0003716F" w:rsidRPr="00AA39C8">
        <w:rPr>
          <w:sz w:val="22"/>
          <w:szCs w:val="22"/>
          <w:lang w:val="lv-LV"/>
        </w:rPr>
        <w:t xml:space="preserve">īgumu, </w:t>
      </w:r>
      <w:r w:rsidR="000C0A3C" w:rsidRPr="00AA39C8">
        <w:rPr>
          <w:sz w:val="22"/>
          <w:szCs w:val="22"/>
          <w:lang w:val="lv-LV"/>
        </w:rPr>
        <w:t xml:space="preserve">ja </w:t>
      </w:r>
      <w:r w:rsidR="0003716F" w:rsidRPr="00AA39C8">
        <w:rPr>
          <w:b/>
          <w:sz w:val="22"/>
          <w:szCs w:val="22"/>
          <w:lang w:val="lv-LV"/>
        </w:rPr>
        <w:t>Pasūtītājs</w:t>
      </w:r>
      <w:r w:rsidR="0003716F" w:rsidRPr="00AA39C8">
        <w:rPr>
          <w:sz w:val="22"/>
          <w:szCs w:val="22"/>
          <w:lang w:val="lv-LV"/>
        </w:rPr>
        <w:t xml:space="preserve"> </w:t>
      </w:r>
      <w:r w:rsidR="000C0A3C" w:rsidRPr="00AA39C8">
        <w:rPr>
          <w:sz w:val="22"/>
          <w:szCs w:val="22"/>
          <w:lang w:val="lv-LV"/>
        </w:rPr>
        <w:t xml:space="preserve">kavē p. 3.5. minēto rēķinu un pavadzīmju apmaksu  ilgāk nekā </w:t>
      </w:r>
      <w:r w:rsidR="00F2286E" w:rsidRPr="00AA39C8">
        <w:rPr>
          <w:sz w:val="22"/>
          <w:szCs w:val="22"/>
          <w:lang w:val="lv-LV"/>
        </w:rPr>
        <w:t>45</w:t>
      </w:r>
      <w:r w:rsidR="0003716F" w:rsidRPr="00AA39C8">
        <w:rPr>
          <w:sz w:val="22"/>
          <w:szCs w:val="22"/>
          <w:lang w:val="lv-LV"/>
        </w:rPr>
        <w:t xml:space="preserve"> kalendārās dienas </w:t>
      </w:r>
      <w:r w:rsidR="000C0A3C" w:rsidRPr="00AA39C8">
        <w:rPr>
          <w:sz w:val="22"/>
          <w:szCs w:val="22"/>
          <w:lang w:val="lv-LV"/>
        </w:rPr>
        <w:t xml:space="preserve">no </w:t>
      </w:r>
      <w:r w:rsidR="0003716F" w:rsidRPr="00AA39C8">
        <w:rPr>
          <w:sz w:val="22"/>
          <w:szCs w:val="22"/>
          <w:lang w:val="lv-LV"/>
        </w:rPr>
        <w:t>attiecīgā</w:t>
      </w:r>
      <w:r w:rsidR="000C0A3C" w:rsidRPr="00AA39C8">
        <w:rPr>
          <w:sz w:val="22"/>
          <w:szCs w:val="22"/>
          <w:lang w:val="lv-LV"/>
        </w:rPr>
        <w:t xml:space="preserve"> rēķina vai pavadzīmes</w:t>
      </w:r>
      <w:r w:rsidR="0003716F" w:rsidRPr="00AA39C8">
        <w:rPr>
          <w:sz w:val="22"/>
          <w:szCs w:val="22"/>
          <w:lang w:val="lv-LV"/>
        </w:rPr>
        <w:t xml:space="preserve"> samaksas termiņa</w:t>
      </w:r>
      <w:r w:rsidR="003F77FF" w:rsidRPr="00AA39C8">
        <w:rPr>
          <w:sz w:val="22"/>
          <w:szCs w:val="22"/>
          <w:lang w:val="lv-LV"/>
        </w:rPr>
        <w:t xml:space="preserve"> beigām.</w:t>
      </w:r>
    </w:p>
    <w:p w14:paraId="0A9C1B58" w14:textId="77777777" w:rsidR="004C5C60" w:rsidRPr="00AA39C8" w:rsidRDefault="0003716F" w:rsidP="00775FAB">
      <w:pPr>
        <w:rPr>
          <w:sz w:val="22"/>
          <w:szCs w:val="22"/>
          <w:lang w:val="lv-LV"/>
        </w:rPr>
      </w:pPr>
      <w:r w:rsidRPr="00AA39C8">
        <w:rPr>
          <w:sz w:val="22"/>
          <w:szCs w:val="22"/>
          <w:lang w:val="lv-LV"/>
        </w:rPr>
        <w:t>4.</w:t>
      </w:r>
      <w:r w:rsidR="00FC689B" w:rsidRPr="00AA39C8">
        <w:rPr>
          <w:sz w:val="22"/>
          <w:szCs w:val="22"/>
          <w:lang w:val="lv-LV"/>
        </w:rPr>
        <w:t>2</w:t>
      </w:r>
      <w:r w:rsidRPr="00AA39C8">
        <w:rPr>
          <w:sz w:val="22"/>
          <w:szCs w:val="22"/>
          <w:lang w:val="lv-LV"/>
        </w:rPr>
        <w:t>.</w:t>
      </w:r>
      <w:r w:rsidR="00FC689B" w:rsidRPr="00AA39C8">
        <w:rPr>
          <w:sz w:val="22"/>
          <w:szCs w:val="22"/>
          <w:lang w:val="lv-LV"/>
        </w:rPr>
        <w:t>3</w:t>
      </w:r>
      <w:r w:rsidR="00775FAB" w:rsidRPr="00AA39C8">
        <w:rPr>
          <w:sz w:val="22"/>
          <w:szCs w:val="22"/>
          <w:lang w:val="lv-LV"/>
        </w:rPr>
        <w:t>.</w:t>
      </w:r>
      <w:r w:rsidRPr="00AA39C8">
        <w:rPr>
          <w:sz w:val="22"/>
          <w:szCs w:val="22"/>
          <w:lang w:val="lv-LV"/>
        </w:rPr>
        <w:t xml:space="preserve"> </w:t>
      </w:r>
      <w:r w:rsidR="004C5C60" w:rsidRPr="00AA39C8">
        <w:rPr>
          <w:sz w:val="22"/>
          <w:szCs w:val="22"/>
          <w:lang w:val="lv-LV"/>
        </w:rPr>
        <w:t xml:space="preserve">Par vienpusēju atkāpšanos no </w:t>
      </w:r>
      <w:r w:rsidRPr="00AA39C8">
        <w:rPr>
          <w:sz w:val="22"/>
          <w:szCs w:val="22"/>
          <w:lang w:val="lv-LV"/>
        </w:rPr>
        <w:t xml:space="preserve">šī </w:t>
      </w:r>
      <w:r w:rsidR="003F77FF" w:rsidRPr="00AA39C8">
        <w:rPr>
          <w:sz w:val="22"/>
          <w:szCs w:val="22"/>
          <w:lang w:val="lv-LV"/>
        </w:rPr>
        <w:t>l</w:t>
      </w:r>
      <w:r w:rsidR="004C5C60" w:rsidRPr="00AA39C8">
        <w:rPr>
          <w:sz w:val="22"/>
          <w:szCs w:val="22"/>
          <w:lang w:val="lv-LV"/>
        </w:rPr>
        <w:t xml:space="preserve">īguma </w:t>
      </w:r>
      <w:r w:rsidRPr="00AA39C8">
        <w:rPr>
          <w:sz w:val="22"/>
          <w:szCs w:val="22"/>
          <w:lang w:val="lv-LV"/>
        </w:rPr>
        <w:t xml:space="preserve">Puses </w:t>
      </w:r>
      <w:r w:rsidR="004C5C60" w:rsidRPr="00AA39C8">
        <w:rPr>
          <w:sz w:val="22"/>
          <w:szCs w:val="22"/>
          <w:lang w:val="lv-LV"/>
        </w:rPr>
        <w:t xml:space="preserve">paziņo </w:t>
      </w:r>
      <w:r w:rsidRPr="00AA39C8">
        <w:rPr>
          <w:sz w:val="22"/>
          <w:szCs w:val="22"/>
          <w:lang w:val="lv-LV"/>
        </w:rPr>
        <w:t xml:space="preserve">viena otrai </w:t>
      </w:r>
      <w:r w:rsidR="004C5C60" w:rsidRPr="00AA39C8">
        <w:rPr>
          <w:sz w:val="22"/>
          <w:szCs w:val="22"/>
          <w:lang w:val="lv-LV"/>
        </w:rPr>
        <w:t>rakstveidā.</w:t>
      </w:r>
      <w:r w:rsidRPr="00AA39C8">
        <w:rPr>
          <w:sz w:val="22"/>
          <w:szCs w:val="22"/>
          <w:lang w:val="lv-LV"/>
        </w:rPr>
        <w:t xml:space="preserve"> </w:t>
      </w:r>
    </w:p>
    <w:p w14:paraId="21D1BD89" w14:textId="77777777" w:rsidR="00A74F1D" w:rsidRPr="00AA39C8" w:rsidRDefault="00FC689B" w:rsidP="00A74F1D">
      <w:pPr>
        <w:jc w:val="both"/>
        <w:rPr>
          <w:sz w:val="22"/>
          <w:lang w:val="lv-LV"/>
        </w:rPr>
      </w:pPr>
      <w:r w:rsidRPr="00AA39C8">
        <w:rPr>
          <w:sz w:val="22"/>
          <w:lang w:val="lv-LV"/>
        </w:rPr>
        <w:t xml:space="preserve">4.2.4 Vienpusēja atkāpšanās no šī </w:t>
      </w:r>
      <w:r w:rsidR="003F77FF" w:rsidRPr="00AA39C8">
        <w:rPr>
          <w:sz w:val="22"/>
          <w:lang w:val="lv-LV"/>
        </w:rPr>
        <w:t>l</w:t>
      </w:r>
      <w:r w:rsidRPr="00AA39C8">
        <w:rPr>
          <w:sz w:val="22"/>
          <w:lang w:val="lv-LV"/>
        </w:rPr>
        <w:t xml:space="preserve">īguma </w:t>
      </w:r>
      <w:r w:rsidR="00A74F1D" w:rsidRPr="00AA39C8">
        <w:rPr>
          <w:sz w:val="22"/>
          <w:lang w:val="lv-LV"/>
        </w:rPr>
        <w:t xml:space="preserve">neatbrīvo </w:t>
      </w:r>
      <w:r w:rsidRPr="00AA39C8">
        <w:rPr>
          <w:b/>
          <w:sz w:val="22"/>
          <w:lang w:val="lv-LV"/>
        </w:rPr>
        <w:t>Pasūtītāju</w:t>
      </w:r>
      <w:r w:rsidRPr="00AA39C8">
        <w:rPr>
          <w:sz w:val="22"/>
          <w:lang w:val="lv-LV"/>
        </w:rPr>
        <w:t xml:space="preserve"> </w:t>
      </w:r>
      <w:r w:rsidR="00A74F1D" w:rsidRPr="00AA39C8">
        <w:rPr>
          <w:sz w:val="22"/>
          <w:lang w:val="lv-LV"/>
        </w:rPr>
        <w:t xml:space="preserve">no tā </w:t>
      </w:r>
      <w:r w:rsidR="00FA16E8" w:rsidRPr="00AA39C8">
        <w:rPr>
          <w:sz w:val="22"/>
          <w:lang w:val="lv-LV"/>
        </w:rPr>
        <w:t xml:space="preserve">pienākuma veikt samaksu par Pakalpojumiem, kuri </w:t>
      </w:r>
      <w:r w:rsidRPr="00AA39C8">
        <w:rPr>
          <w:sz w:val="22"/>
          <w:lang w:val="lv-LV"/>
        </w:rPr>
        <w:t>saņemt</w:t>
      </w:r>
      <w:r w:rsidR="00FA16E8" w:rsidRPr="00AA39C8">
        <w:rPr>
          <w:sz w:val="22"/>
          <w:lang w:val="lv-LV"/>
        </w:rPr>
        <w:t>i līdz atkāpšanās dienai</w:t>
      </w:r>
      <w:r w:rsidR="00A74F1D" w:rsidRPr="00AA39C8">
        <w:rPr>
          <w:sz w:val="22"/>
          <w:lang w:val="lv-LV"/>
        </w:rPr>
        <w:t>.</w:t>
      </w:r>
    </w:p>
    <w:p w14:paraId="0660FDF3" w14:textId="77777777" w:rsidR="008C026C" w:rsidRPr="00AA39C8" w:rsidRDefault="008C026C" w:rsidP="00A74F1D">
      <w:pPr>
        <w:jc w:val="both"/>
        <w:rPr>
          <w:sz w:val="22"/>
          <w:lang w:val="lv-LV"/>
        </w:rPr>
      </w:pPr>
    </w:p>
    <w:p w14:paraId="51FB0A33" w14:textId="77777777" w:rsidR="008C026C" w:rsidRPr="00AA39C8" w:rsidRDefault="008C026C" w:rsidP="008C026C">
      <w:pPr>
        <w:jc w:val="both"/>
        <w:rPr>
          <w:sz w:val="22"/>
          <w:lang w:val="lv-LV"/>
        </w:rPr>
      </w:pPr>
      <w:r w:rsidRPr="00AA39C8">
        <w:rPr>
          <w:sz w:val="22"/>
          <w:lang w:val="lv-LV"/>
        </w:rPr>
        <w:t>5.</w:t>
      </w:r>
      <w:r w:rsidRPr="00AA39C8">
        <w:rPr>
          <w:sz w:val="22"/>
          <w:lang w:val="lv-LV"/>
        </w:rPr>
        <w:tab/>
        <w:t>PAKALPOJUMA SNIEDZĒJA PIENĀKUMI</w:t>
      </w:r>
    </w:p>
    <w:p w14:paraId="26C325D7" w14:textId="77777777" w:rsidR="008C026C" w:rsidRPr="00AA39C8" w:rsidRDefault="008C026C" w:rsidP="008C026C">
      <w:pPr>
        <w:jc w:val="both"/>
        <w:rPr>
          <w:sz w:val="22"/>
          <w:lang w:val="lv-LV"/>
        </w:rPr>
      </w:pPr>
    </w:p>
    <w:p w14:paraId="278F5E62" w14:textId="77777777" w:rsidR="008C026C" w:rsidRPr="00AA39C8" w:rsidRDefault="008C026C" w:rsidP="008C026C">
      <w:pPr>
        <w:jc w:val="both"/>
        <w:rPr>
          <w:sz w:val="22"/>
          <w:lang w:val="lv-LV"/>
        </w:rPr>
      </w:pPr>
      <w:r w:rsidRPr="00AA39C8">
        <w:rPr>
          <w:sz w:val="22"/>
          <w:lang w:val="lv-LV"/>
        </w:rPr>
        <w:t>5.1.</w:t>
      </w:r>
      <w:r w:rsidRPr="00AA39C8">
        <w:rPr>
          <w:sz w:val="22"/>
          <w:lang w:val="lv-LV"/>
        </w:rPr>
        <w:tab/>
        <w:t>Pakalpojumu sniedzējs apņemas nodrošināt Klientam kvalitatīvu IT infrastruktūras apkalpošanas pakalpojumu atbilstoši Klienta norādījumiem, šī Līguma noteikumiem un termiņiem.</w:t>
      </w:r>
    </w:p>
    <w:p w14:paraId="42248EB2" w14:textId="77777777" w:rsidR="008C026C" w:rsidRPr="00AA39C8" w:rsidRDefault="008C026C" w:rsidP="008C026C">
      <w:pPr>
        <w:jc w:val="both"/>
        <w:rPr>
          <w:sz w:val="22"/>
          <w:lang w:val="lv-LV"/>
        </w:rPr>
      </w:pPr>
      <w:r w:rsidRPr="00AA39C8">
        <w:rPr>
          <w:sz w:val="22"/>
          <w:lang w:val="lv-LV"/>
        </w:rPr>
        <w:t>5.2.</w:t>
      </w:r>
      <w:r w:rsidRPr="00AA39C8">
        <w:rPr>
          <w:sz w:val="22"/>
          <w:lang w:val="lv-LV"/>
        </w:rPr>
        <w:tab/>
        <w:t>Pakalpojumu sniedzējs apņemas uzklausīt ikviena Klienta darbinieka Pieteikumu, izveidot pēc tā Darba uzdevumu un saskaņot to ar Klientu.</w:t>
      </w:r>
    </w:p>
    <w:p w14:paraId="0F832C3E" w14:textId="77777777" w:rsidR="008C026C" w:rsidRPr="00AA39C8" w:rsidRDefault="008C026C" w:rsidP="008C026C">
      <w:pPr>
        <w:jc w:val="both"/>
        <w:rPr>
          <w:sz w:val="22"/>
          <w:lang w:val="lv-LV"/>
        </w:rPr>
      </w:pPr>
      <w:r w:rsidRPr="00AA39C8">
        <w:rPr>
          <w:sz w:val="22"/>
          <w:lang w:val="lv-LV"/>
        </w:rPr>
        <w:t>5.3.</w:t>
      </w:r>
      <w:r w:rsidRPr="00AA39C8">
        <w:rPr>
          <w:sz w:val="22"/>
          <w:lang w:val="lv-LV"/>
        </w:rPr>
        <w:tab/>
        <w:t>Pakalpojumu sniedzējs konsultē un informē Klienta darbiniekus par izmaiņām, kuras radušās Darba uzdevumu izpildes gaitā.</w:t>
      </w:r>
    </w:p>
    <w:p w14:paraId="3644F761" w14:textId="77777777" w:rsidR="008C026C" w:rsidRPr="00AA39C8" w:rsidRDefault="008C026C" w:rsidP="008C026C">
      <w:pPr>
        <w:jc w:val="both"/>
        <w:rPr>
          <w:sz w:val="22"/>
          <w:lang w:val="lv-LV"/>
        </w:rPr>
      </w:pPr>
      <w:r w:rsidRPr="00AA39C8">
        <w:rPr>
          <w:sz w:val="22"/>
          <w:lang w:val="lv-LV"/>
        </w:rPr>
        <w:lastRenderedPageBreak/>
        <w:t>5.4.</w:t>
      </w:r>
      <w:r w:rsidRPr="00AA39C8">
        <w:rPr>
          <w:sz w:val="22"/>
          <w:lang w:val="lv-LV"/>
        </w:rPr>
        <w:tab/>
        <w:t>Pakalpojumu sniedzējs var izveidot Darba uzdevumu balstoties uz veiktu diagnostiku vai novērojumiem, saskaņojot to ar Klientu.</w:t>
      </w:r>
    </w:p>
    <w:p w14:paraId="0ED30834" w14:textId="77777777" w:rsidR="008C026C" w:rsidRPr="00AA39C8" w:rsidRDefault="008C026C" w:rsidP="008C026C">
      <w:pPr>
        <w:jc w:val="both"/>
        <w:rPr>
          <w:sz w:val="22"/>
          <w:lang w:val="lv-LV"/>
        </w:rPr>
      </w:pPr>
      <w:r w:rsidRPr="00AA39C8">
        <w:rPr>
          <w:sz w:val="22"/>
          <w:lang w:val="lv-LV"/>
        </w:rPr>
        <w:t>5.5.</w:t>
      </w:r>
      <w:r w:rsidRPr="00AA39C8">
        <w:rPr>
          <w:sz w:val="22"/>
          <w:lang w:val="lv-LV"/>
        </w:rPr>
        <w:tab/>
        <w:t xml:space="preserve">Pakalpojuma sniedzējs veic datortehnikas apkalpošanu saskaņā ar šī Līguma pielikumā Nr.1. norādīto pakalpojumu specifikāciju. </w:t>
      </w:r>
    </w:p>
    <w:p w14:paraId="50EE5CB3" w14:textId="77777777" w:rsidR="008C026C" w:rsidRPr="00AA39C8" w:rsidDel="00F0251A" w:rsidRDefault="008C026C" w:rsidP="008C026C">
      <w:pPr>
        <w:jc w:val="both"/>
        <w:rPr>
          <w:del w:id="17" w:author="Viecha" w:date="2016-11-07T16:53:00Z"/>
          <w:sz w:val="22"/>
          <w:lang w:val="lv-LV"/>
        </w:rPr>
      </w:pPr>
      <w:r w:rsidRPr="00AA39C8">
        <w:rPr>
          <w:sz w:val="22"/>
          <w:lang w:val="lv-LV"/>
        </w:rPr>
        <w:t>5.6.</w:t>
      </w:r>
      <w:r w:rsidRPr="00AA39C8">
        <w:rPr>
          <w:sz w:val="22"/>
          <w:lang w:val="lv-LV"/>
        </w:rPr>
        <w:tab/>
        <w:t xml:space="preserve">Nepieciešamības gadījumā, Pakalpojumu sniedzējs apņemas veikt papildu darbus šī Līguma Pielikumā Nr.1 vai </w:t>
      </w:r>
      <w:r w:rsidR="00AA39C8">
        <w:rPr>
          <w:sz w:val="22"/>
          <w:lang w:val="lv-LV"/>
        </w:rPr>
        <w:t>3</w:t>
      </w:r>
      <w:r w:rsidRPr="00AA39C8">
        <w:rPr>
          <w:sz w:val="22"/>
          <w:lang w:val="lv-LV"/>
        </w:rPr>
        <w:t>. noteiktajam, Pusēm atsevišķi vienojoties par cenu, darbu veikšanas un apmaksas kārtību.</w:t>
      </w:r>
    </w:p>
    <w:p w14:paraId="63672680" w14:textId="77777777" w:rsidR="008C026C" w:rsidRPr="00AA39C8" w:rsidDel="000D2A53" w:rsidRDefault="008C026C" w:rsidP="00F0251A">
      <w:pPr>
        <w:jc w:val="both"/>
        <w:rPr>
          <w:del w:id="18" w:author="Viecha" w:date="2016-11-07T14:30:00Z"/>
          <w:sz w:val="22"/>
          <w:lang w:val="lv-LV"/>
        </w:rPr>
        <w:pPrChange w:id="19" w:author="Viecha" w:date="2016-11-07T16:53:00Z">
          <w:pPr>
            <w:jc w:val="both"/>
          </w:pPr>
        </w:pPrChange>
      </w:pPr>
      <w:del w:id="20" w:author="Viecha" w:date="2016-11-07T16:53:00Z">
        <w:r w:rsidRPr="00AA39C8" w:rsidDel="00F0251A">
          <w:rPr>
            <w:sz w:val="22"/>
            <w:lang w:val="lv-LV"/>
          </w:rPr>
          <w:delText>5.7.</w:delText>
        </w:r>
        <w:r w:rsidRPr="00AA39C8" w:rsidDel="00F0251A">
          <w:rPr>
            <w:sz w:val="22"/>
            <w:lang w:val="lv-LV"/>
          </w:rPr>
          <w:tab/>
          <w:delText>Ja Pakalpojuma sniedzējs ir noteicis, ka IT Infrastruktūras garantijas remonts ir iespējams tikai Pakalpojuma sniedzēja vai trešās puses servisa centrā Klients tiek informēts par iespējamajiem remonta termiņiem. Šinī gadījuma Darbspējas atjaunošanas laiks pagarinās par tādu laika posmu, kādu Pakalpojumu sniedzējs vai trešās puses serviss veic garantijas remontu.</w:delText>
        </w:r>
      </w:del>
    </w:p>
    <w:p w14:paraId="073CF6C9" w14:textId="77777777" w:rsidR="008C026C" w:rsidRPr="00AA39C8" w:rsidRDefault="008C026C" w:rsidP="00F0251A">
      <w:pPr>
        <w:jc w:val="both"/>
        <w:rPr>
          <w:sz w:val="22"/>
          <w:lang w:val="lv-LV"/>
        </w:rPr>
      </w:pPr>
      <w:del w:id="21" w:author="Viecha" w:date="2016-11-07T14:30:00Z">
        <w:r w:rsidRPr="00AA39C8" w:rsidDel="000D2A53">
          <w:rPr>
            <w:sz w:val="22"/>
            <w:lang w:val="lv-LV"/>
          </w:rPr>
          <w:delText>5.8.</w:delText>
        </w:r>
        <w:r w:rsidRPr="00AA39C8" w:rsidDel="000D2A53">
          <w:rPr>
            <w:sz w:val="22"/>
            <w:lang w:val="lv-LV"/>
          </w:rPr>
          <w:tab/>
          <w:delText>Pakalpojumi tiek sniegti Klienta darba vietā un Rīgas robežās.</w:delText>
        </w:r>
      </w:del>
      <w:r w:rsidRPr="00AA39C8">
        <w:rPr>
          <w:sz w:val="22"/>
          <w:lang w:val="lv-LV"/>
        </w:rPr>
        <w:t xml:space="preserve"> </w:t>
      </w:r>
    </w:p>
    <w:p w14:paraId="48D44147" w14:textId="77777777" w:rsidR="008C026C" w:rsidRPr="00AA39C8" w:rsidRDefault="008C026C" w:rsidP="008C026C">
      <w:pPr>
        <w:jc w:val="both"/>
        <w:rPr>
          <w:sz w:val="22"/>
          <w:lang w:val="lv-LV"/>
        </w:rPr>
      </w:pPr>
      <w:r w:rsidRPr="00AA39C8">
        <w:rPr>
          <w:sz w:val="22"/>
          <w:lang w:val="lv-LV"/>
        </w:rPr>
        <w:t>5.</w:t>
      </w:r>
      <w:del w:id="22" w:author="Viecha" w:date="2016-11-08T01:17:00Z">
        <w:r w:rsidRPr="00AA39C8" w:rsidDel="005728C1">
          <w:rPr>
            <w:sz w:val="22"/>
            <w:lang w:val="lv-LV"/>
          </w:rPr>
          <w:delText>9</w:delText>
        </w:r>
      </w:del>
      <w:ins w:id="23" w:author="Viecha" w:date="2016-11-08T01:17:00Z">
        <w:r w:rsidR="005728C1">
          <w:rPr>
            <w:sz w:val="22"/>
            <w:lang w:val="lv-LV"/>
          </w:rPr>
          <w:t>7</w:t>
        </w:r>
      </w:ins>
      <w:r w:rsidRPr="00AA39C8">
        <w:rPr>
          <w:sz w:val="22"/>
          <w:lang w:val="lv-LV"/>
        </w:rPr>
        <w:t>.</w:t>
      </w:r>
      <w:r w:rsidRPr="00AA39C8">
        <w:rPr>
          <w:sz w:val="22"/>
          <w:lang w:val="lv-LV"/>
        </w:rPr>
        <w:tab/>
        <w:t>Par katru veikto Darba uzdevumu Pakalpojumu sniedzējs, pēc klienta pieprasījuma, informē Klientu, izskaidrojot pakalpojumu sastāvdaļas un pārliecinoties, ka Klienta Pieteikumā pieteiktā problēma ir atrisināta.</w:t>
      </w:r>
    </w:p>
    <w:p w14:paraId="11D92CD8" w14:textId="77777777" w:rsidR="008C026C" w:rsidRPr="00AA39C8" w:rsidRDefault="008C026C" w:rsidP="008C026C">
      <w:pPr>
        <w:jc w:val="both"/>
        <w:rPr>
          <w:sz w:val="22"/>
          <w:lang w:val="lv-LV"/>
        </w:rPr>
      </w:pPr>
      <w:r w:rsidRPr="00AA39C8">
        <w:rPr>
          <w:sz w:val="22"/>
          <w:lang w:val="lv-LV"/>
        </w:rPr>
        <w:t>5.</w:t>
      </w:r>
      <w:del w:id="24" w:author="Viecha" w:date="2016-11-08T01:17:00Z">
        <w:r w:rsidRPr="00AA39C8" w:rsidDel="005728C1">
          <w:rPr>
            <w:sz w:val="22"/>
            <w:lang w:val="lv-LV"/>
          </w:rPr>
          <w:delText>10</w:delText>
        </w:r>
      </w:del>
      <w:ins w:id="25" w:author="Viecha" w:date="2016-11-08T01:17:00Z">
        <w:r w:rsidR="005728C1">
          <w:rPr>
            <w:sz w:val="22"/>
            <w:lang w:val="lv-LV"/>
          </w:rPr>
          <w:t>8</w:t>
        </w:r>
      </w:ins>
      <w:r w:rsidRPr="00AA39C8">
        <w:rPr>
          <w:sz w:val="22"/>
          <w:lang w:val="lv-LV"/>
        </w:rPr>
        <w:t>.</w:t>
      </w:r>
      <w:r w:rsidRPr="00AA39C8">
        <w:rPr>
          <w:sz w:val="22"/>
          <w:lang w:val="lv-LV"/>
        </w:rPr>
        <w:tab/>
        <w:t>Darba uzdevums var tikt noslēgts tikai gadījumos, kad Pieteikumā raksturotā problēma ir atrisināta vai ir rasts Klientam apmierinošs apkārtceļš.</w:t>
      </w:r>
    </w:p>
    <w:p w14:paraId="539A0B19" w14:textId="77777777" w:rsidR="008C026C" w:rsidRPr="00AA39C8" w:rsidRDefault="008C026C" w:rsidP="008C026C">
      <w:pPr>
        <w:jc w:val="both"/>
        <w:rPr>
          <w:sz w:val="22"/>
          <w:lang w:val="lv-LV"/>
        </w:rPr>
      </w:pPr>
      <w:r w:rsidRPr="00AA39C8">
        <w:rPr>
          <w:sz w:val="22"/>
          <w:lang w:val="lv-LV"/>
        </w:rPr>
        <w:t>5.</w:t>
      </w:r>
      <w:del w:id="26" w:author="Viecha" w:date="2016-11-08T01:17:00Z">
        <w:r w:rsidRPr="00AA39C8" w:rsidDel="005728C1">
          <w:rPr>
            <w:sz w:val="22"/>
            <w:lang w:val="lv-LV"/>
          </w:rPr>
          <w:delText>11</w:delText>
        </w:r>
      </w:del>
      <w:ins w:id="27" w:author="Viecha" w:date="2016-11-08T01:17:00Z">
        <w:r w:rsidR="005728C1">
          <w:rPr>
            <w:sz w:val="22"/>
            <w:lang w:val="lv-LV"/>
          </w:rPr>
          <w:t>9</w:t>
        </w:r>
      </w:ins>
      <w:r w:rsidRPr="00AA39C8">
        <w:rPr>
          <w:sz w:val="22"/>
          <w:lang w:val="lv-LV"/>
        </w:rPr>
        <w:t>.</w:t>
      </w:r>
      <w:r w:rsidRPr="00AA39C8">
        <w:rPr>
          <w:sz w:val="22"/>
          <w:lang w:val="lv-LV"/>
        </w:rPr>
        <w:tab/>
        <w:t>Pakalpojuma sniedzējam ir tiesības pieprasīt un saņemt no Klienta visu informāciju, kas nepieciešama pakalpojumu sniegšanai.</w:t>
      </w:r>
    </w:p>
    <w:p w14:paraId="57A89380" w14:textId="77777777" w:rsidR="008C026C" w:rsidRPr="00AA39C8" w:rsidRDefault="008C026C" w:rsidP="008C026C">
      <w:pPr>
        <w:jc w:val="both"/>
        <w:rPr>
          <w:sz w:val="22"/>
          <w:lang w:val="lv-LV"/>
        </w:rPr>
      </w:pPr>
      <w:r w:rsidRPr="00AA39C8">
        <w:rPr>
          <w:sz w:val="22"/>
          <w:lang w:val="lv-LV"/>
        </w:rPr>
        <w:t>5.</w:t>
      </w:r>
      <w:del w:id="28" w:author="Viecha" w:date="2016-11-08T01:17:00Z">
        <w:r w:rsidRPr="00AA39C8" w:rsidDel="005728C1">
          <w:rPr>
            <w:sz w:val="22"/>
            <w:lang w:val="lv-LV"/>
          </w:rPr>
          <w:delText>12</w:delText>
        </w:r>
      </w:del>
      <w:ins w:id="29" w:author="Viecha" w:date="2016-11-08T01:17:00Z">
        <w:r w:rsidR="005728C1" w:rsidRPr="00AA39C8">
          <w:rPr>
            <w:sz w:val="22"/>
            <w:lang w:val="lv-LV"/>
          </w:rPr>
          <w:t>1</w:t>
        </w:r>
        <w:r w:rsidR="005728C1">
          <w:rPr>
            <w:sz w:val="22"/>
            <w:lang w:val="lv-LV"/>
          </w:rPr>
          <w:t>0</w:t>
        </w:r>
      </w:ins>
      <w:r w:rsidRPr="00AA39C8">
        <w:rPr>
          <w:sz w:val="22"/>
          <w:lang w:val="lv-LV"/>
        </w:rPr>
        <w:t>.</w:t>
      </w:r>
      <w:r w:rsidRPr="00AA39C8">
        <w:rPr>
          <w:sz w:val="22"/>
          <w:lang w:val="lv-LV"/>
        </w:rPr>
        <w:tab/>
        <w:t>Pakalpojuma sniedzējs uzņemas iznīcināt visus datus no klientam norakstītajām datu nesējiem.</w:t>
      </w:r>
    </w:p>
    <w:p w14:paraId="792F7209" w14:textId="77777777" w:rsidR="008C026C" w:rsidRPr="00AA39C8" w:rsidRDefault="008C026C" w:rsidP="008C026C">
      <w:pPr>
        <w:jc w:val="both"/>
        <w:rPr>
          <w:sz w:val="22"/>
          <w:lang w:val="lv-LV"/>
        </w:rPr>
      </w:pPr>
    </w:p>
    <w:p w14:paraId="2C36A9A0" w14:textId="77777777" w:rsidR="008C026C" w:rsidRPr="00AA39C8" w:rsidRDefault="008C026C" w:rsidP="008C026C">
      <w:pPr>
        <w:jc w:val="both"/>
        <w:rPr>
          <w:sz w:val="22"/>
          <w:lang w:val="lv-LV"/>
        </w:rPr>
      </w:pPr>
      <w:r w:rsidRPr="00AA39C8">
        <w:rPr>
          <w:sz w:val="22"/>
          <w:lang w:val="lv-LV"/>
        </w:rPr>
        <w:t>6.</w:t>
      </w:r>
      <w:r w:rsidRPr="00AA39C8">
        <w:rPr>
          <w:sz w:val="22"/>
          <w:lang w:val="lv-LV"/>
        </w:rPr>
        <w:tab/>
        <w:t>KLIENTU PIENĀKUMI</w:t>
      </w:r>
    </w:p>
    <w:p w14:paraId="48161765" w14:textId="77777777" w:rsidR="008C026C" w:rsidRPr="00AA39C8" w:rsidRDefault="008C026C" w:rsidP="008C026C">
      <w:pPr>
        <w:jc w:val="both"/>
        <w:rPr>
          <w:sz w:val="22"/>
          <w:lang w:val="lv-LV"/>
        </w:rPr>
      </w:pPr>
      <w:r w:rsidRPr="00AA39C8">
        <w:rPr>
          <w:sz w:val="22"/>
          <w:lang w:val="lv-LV"/>
        </w:rPr>
        <w:t>6.1.</w:t>
      </w:r>
      <w:r w:rsidRPr="00AA39C8">
        <w:rPr>
          <w:sz w:val="22"/>
          <w:lang w:val="lv-LV"/>
        </w:rPr>
        <w:tab/>
        <w:t>Klients apņemas nodrošināt Pakalpojuma sniedzēja darbiniekiem pieeju nepieciešamajai IT Infrastruktūrai.</w:t>
      </w:r>
    </w:p>
    <w:p w14:paraId="128C6758" w14:textId="77777777" w:rsidR="008C026C" w:rsidRPr="00AA39C8" w:rsidDel="009A75C3" w:rsidRDefault="008C026C" w:rsidP="008C026C">
      <w:pPr>
        <w:jc w:val="both"/>
        <w:rPr>
          <w:del w:id="30" w:author="Viecha" w:date="2016-11-08T01:05:00Z"/>
          <w:sz w:val="22"/>
          <w:lang w:val="lv-LV"/>
        </w:rPr>
      </w:pPr>
      <w:r w:rsidRPr="00AA39C8">
        <w:rPr>
          <w:sz w:val="22"/>
          <w:lang w:val="lv-LV"/>
        </w:rPr>
        <w:t>6.2.</w:t>
      </w:r>
      <w:r w:rsidRPr="00AA39C8">
        <w:rPr>
          <w:sz w:val="22"/>
          <w:lang w:val="lv-LV"/>
        </w:rPr>
        <w:tab/>
        <w:t>Klients apņemas veikt maksājumus Pakalpojumu sniedzējam par pakalpojumiem saskaņā ar šī Līguma nosacījumiem.</w:t>
      </w:r>
    </w:p>
    <w:p w14:paraId="2F6552CB" w14:textId="77777777" w:rsidR="008C026C" w:rsidRPr="00AA39C8" w:rsidRDefault="008C026C" w:rsidP="008C026C">
      <w:pPr>
        <w:jc w:val="both"/>
        <w:rPr>
          <w:sz w:val="22"/>
          <w:lang w:val="lv-LV"/>
        </w:rPr>
      </w:pPr>
      <w:del w:id="31" w:author="Viecha" w:date="2016-11-08T01:05:00Z">
        <w:r w:rsidRPr="00AA39C8" w:rsidDel="009A75C3">
          <w:rPr>
            <w:sz w:val="22"/>
            <w:lang w:val="lv-LV"/>
          </w:rPr>
          <w:delText>6.3.</w:delText>
        </w:r>
        <w:r w:rsidRPr="00AA39C8" w:rsidDel="009A75C3">
          <w:rPr>
            <w:sz w:val="22"/>
            <w:lang w:val="lv-LV"/>
          </w:rPr>
          <w:tab/>
          <w:delText>Klients nodrošina Pakalpojumu sniedzēju ar nepieciešamajiem IT Infrastruktūras iegādes apliecinošiem dokumentiem gadījumā, ja ir jāveic IT Infrastruktūras garantijas serviss.</w:delText>
        </w:r>
      </w:del>
    </w:p>
    <w:p w14:paraId="5D25F595" w14:textId="77777777" w:rsidR="008C026C" w:rsidRPr="00AA39C8" w:rsidRDefault="008C026C" w:rsidP="008C026C">
      <w:pPr>
        <w:jc w:val="both"/>
        <w:rPr>
          <w:sz w:val="22"/>
          <w:lang w:val="lv-LV"/>
        </w:rPr>
      </w:pPr>
      <w:r w:rsidRPr="00AA39C8">
        <w:rPr>
          <w:sz w:val="22"/>
          <w:lang w:val="lv-LV"/>
        </w:rPr>
        <w:t>6.4.</w:t>
      </w:r>
      <w:r w:rsidRPr="00AA39C8">
        <w:rPr>
          <w:sz w:val="22"/>
          <w:lang w:val="lv-LV"/>
        </w:rPr>
        <w:tab/>
        <w:t>Klients apņemas ievērot Pakalpojuma sniedzēja norādījumus un IT Infrastruktūras ražotāja instrukcijās minētos ekspluatācijas noteikumus par IT Infrastruktūras ekspluatāciju.</w:t>
      </w:r>
    </w:p>
    <w:p w14:paraId="144B4C0B" w14:textId="77777777" w:rsidR="008C026C" w:rsidRPr="00AA39C8" w:rsidRDefault="008C026C" w:rsidP="008C026C">
      <w:pPr>
        <w:jc w:val="both"/>
        <w:rPr>
          <w:sz w:val="22"/>
          <w:lang w:val="lv-LV"/>
        </w:rPr>
      </w:pPr>
      <w:r w:rsidRPr="00AA39C8">
        <w:rPr>
          <w:sz w:val="22"/>
          <w:lang w:val="lv-LV"/>
        </w:rPr>
        <w:t>6.5.</w:t>
      </w:r>
      <w:r w:rsidRPr="00AA39C8">
        <w:rPr>
          <w:sz w:val="22"/>
          <w:lang w:val="lv-LV"/>
        </w:rPr>
        <w:tab/>
        <w:t>Pēc Darba uzdevuma izpildes, Klients veic Pakalpojuma sniedzēja pakalpojumu tūlītēju pieņemšanu. Gadījumā, ja Klients neparaksta Pakalpojuma sniedzēja nodotu pieņemšanas – nodošanas aktu 3 (trīs) darba dienu laikā no tā saņemšanas brīža vai nesniedz pamatotus iebildumus, pieņemšanas – nodošanas aktā norādītie sniegtie pakalpojumi uzskatāmi par pieņemtiem un Klients nevar celt nekādus iebildumus šajā sakarā.</w:t>
      </w:r>
    </w:p>
    <w:p w14:paraId="27B0FF97" w14:textId="77777777" w:rsidR="008C026C" w:rsidRPr="00AA39C8" w:rsidRDefault="008C026C" w:rsidP="008C026C">
      <w:pPr>
        <w:jc w:val="both"/>
        <w:rPr>
          <w:sz w:val="22"/>
          <w:lang w:val="lv-LV"/>
        </w:rPr>
      </w:pPr>
      <w:r w:rsidRPr="00AA39C8">
        <w:rPr>
          <w:sz w:val="22"/>
          <w:lang w:val="lv-LV"/>
        </w:rPr>
        <w:t>6.6.</w:t>
      </w:r>
      <w:r w:rsidRPr="00AA39C8">
        <w:rPr>
          <w:sz w:val="22"/>
          <w:lang w:val="lv-LV"/>
        </w:rPr>
        <w:tab/>
        <w:t>Klients apņemas sniegt Pakalpojumu sniedzējam visu informāciju, kas ir nepieciešama pakalpojumu sniegšanai.</w:t>
      </w:r>
    </w:p>
    <w:p w14:paraId="4C4A032B" w14:textId="77777777" w:rsidR="008C026C" w:rsidRPr="00AA39C8" w:rsidRDefault="008C026C" w:rsidP="008C026C">
      <w:pPr>
        <w:jc w:val="both"/>
        <w:rPr>
          <w:sz w:val="22"/>
          <w:lang w:val="lv-LV"/>
        </w:rPr>
      </w:pPr>
    </w:p>
    <w:p w14:paraId="4E68751E" w14:textId="77777777" w:rsidR="008C026C" w:rsidRPr="00AA39C8" w:rsidRDefault="008C026C" w:rsidP="008C026C">
      <w:pPr>
        <w:jc w:val="both"/>
        <w:rPr>
          <w:sz w:val="22"/>
          <w:lang w:val="lv-LV"/>
        </w:rPr>
      </w:pPr>
      <w:r w:rsidRPr="00AA39C8">
        <w:rPr>
          <w:sz w:val="22"/>
          <w:lang w:val="lv-LV"/>
        </w:rPr>
        <w:t>7.</w:t>
      </w:r>
      <w:r w:rsidRPr="00AA39C8">
        <w:rPr>
          <w:sz w:val="22"/>
          <w:lang w:val="lv-LV"/>
        </w:rPr>
        <w:tab/>
        <w:t>PUŠU TIESĪBAS UN SAISTĪBAS.</w:t>
      </w:r>
    </w:p>
    <w:p w14:paraId="1861DA57" w14:textId="77777777" w:rsidR="008C026C" w:rsidRPr="00AA39C8" w:rsidRDefault="008C026C" w:rsidP="008C026C">
      <w:pPr>
        <w:jc w:val="both"/>
        <w:rPr>
          <w:sz w:val="22"/>
          <w:lang w:val="lv-LV"/>
        </w:rPr>
      </w:pPr>
      <w:r w:rsidRPr="00AA39C8">
        <w:rPr>
          <w:sz w:val="22"/>
          <w:lang w:val="lv-LV"/>
        </w:rPr>
        <w:t>7.1.</w:t>
      </w:r>
      <w:r w:rsidRPr="00AA39C8">
        <w:rPr>
          <w:sz w:val="22"/>
          <w:lang w:val="lv-LV"/>
        </w:rPr>
        <w:tab/>
        <w:t xml:space="preserve">Slēdzot šo Līgumu, Klients nodod Pakalpojumu sniedzējam IT Infrastruktūras apkalpošanai nepieciešamos datus. Šie dati uzskatāmi par konfidenciāliem </w:t>
      </w:r>
    </w:p>
    <w:p w14:paraId="7D01F84B" w14:textId="77777777" w:rsidR="008C026C" w:rsidRPr="00AA39C8" w:rsidRDefault="008C026C" w:rsidP="008C026C">
      <w:pPr>
        <w:jc w:val="both"/>
        <w:rPr>
          <w:sz w:val="22"/>
          <w:lang w:val="lv-LV"/>
        </w:rPr>
      </w:pPr>
      <w:r w:rsidRPr="00AA39C8">
        <w:rPr>
          <w:sz w:val="22"/>
          <w:lang w:val="lv-LV"/>
        </w:rPr>
        <w:t>7.2.</w:t>
      </w:r>
      <w:r w:rsidRPr="00AA39C8">
        <w:rPr>
          <w:sz w:val="22"/>
          <w:lang w:val="lv-LV"/>
        </w:rPr>
        <w:tab/>
        <w:t>Gadījumā, ja Klientam ir pretenzijas par sniegtajiem pakalpojumiem, Klients paziņo par to Pakalpojuma sniedzējam. Pakalpojumu sniedzējs nekavējoties informē Klientu par darbībām, kādas tiks veiktas pakalpojumu uzlabošanai.</w:t>
      </w:r>
    </w:p>
    <w:p w14:paraId="4F9F5A65" w14:textId="77777777" w:rsidR="008C026C" w:rsidRPr="00AA39C8" w:rsidRDefault="008C026C" w:rsidP="008C026C">
      <w:pPr>
        <w:jc w:val="both"/>
        <w:rPr>
          <w:sz w:val="22"/>
          <w:lang w:val="lv-LV"/>
        </w:rPr>
      </w:pPr>
      <w:r w:rsidRPr="00AA39C8">
        <w:rPr>
          <w:sz w:val="22"/>
          <w:lang w:val="lv-LV"/>
        </w:rPr>
        <w:t>7.3.</w:t>
      </w:r>
      <w:r w:rsidRPr="00AA39C8">
        <w:rPr>
          <w:sz w:val="22"/>
          <w:lang w:val="lv-LV"/>
        </w:rPr>
        <w:tab/>
        <w:t>Ja Klients neievēro šī Līguma prasības, Darbspējas atjaunošanas laiks tiek pagarināts par to laika posmu, kurā Pakalpojuma sniedzēja darbinieki nevarēja izpildīt savus pienākumus no Pakalpojuma sniedzēja neatkarīgu iemeslu dēļ. Šis laiks tiek iekļauts Darba uzdevuma izpildes aprakstā.</w:t>
      </w:r>
    </w:p>
    <w:p w14:paraId="2F5BA5FD" w14:textId="77777777" w:rsidR="008C026C" w:rsidRPr="00AA39C8" w:rsidRDefault="008C026C" w:rsidP="00A74F1D">
      <w:pPr>
        <w:jc w:val="both"/>
        <w:rPr>
          <w:sz w:val="22"/>
          <w:lang w:val="lv-LV"/>
        </w:rPr>
      </w:pPr>
    </w:p>
    <w:p w14:paraId="69FBB7D2" w14:textId="77777777" w:rsidR="00A74F1D" w:rsidRPr="00AA39C8" w:rsidRDefault="00A74F1D" w:rsidP="00A74F1D">
      <w:pPr>
        <w:jc w:val="both"/>
        <w:rPr>
          <w:sz w:val="22"/>
          <w:lang w:val="lv-LV"/>
        </w:rPr>
      </w:pPr>
    </w:p>
    <w:p w14:paraId="78C7D61E" w14:textId="77777777" w:rsidR="00A74F1D" w:rsidRPr="00AA39C8" w:rsidRDefault="008C026C" w:rsidP="00A74F1D">
      <w:pPr>
        <w:jc w:val="both"/>
        <w:rPr>
          <w:b/>
          <w:sz w:val="22"/>
          <w:lang w:val="lv-LV"/>
        </w:rPr>
      </w:pPr>
      <w:r w:rsidRPr="00AA39C8">
        <w:rPr>
          <w:b/>
          <w:sz w:val="22"/>
          <w:lang w:val="lv-LV"/>
        </w:rPr>
        <w:t>8</w:t>
      </w:r>
      <w:r w:rsidR="00694DB6" w:rsidRPr="00AA39C8">
        <w:rPr>
          <w:b/>
          <w:sz w:val="22"/>
          <w:lang w:val="lv-LV"/>
        </w:rPr>
        <w:t>.</w:t>
      </w:r>
      <w:r w:rsidR="00A74F1D" w:rsidRPr="00AA39C8">
        <w:rPr>
          <w:b/>
          <w:sz w:val="22"/>
          <w:lang w:val="lv-LV"/>
        </w:rPr>
        <w:t xml:space="preserve"> GARANTIJA UN ATBILDĪBA</w:t>
      </w:r>
    </w:p>
    <w:p w14:paraId="256E2D25" w14:textId="77777777" w:rsidR="00A74F1D" w:rsidRPr="00AA39C8" w:rsidRDefault="00A74F1D" w:rsidP="00A74F1D">
      <w:pPr>
        <w:jc w:val="both"/>
        <w:rPr>
          <w:sz w:val="22"/>
          <w:lang w:val="lv-LV"/>
        </w:rPr>
      </w:pPr>
    </w:p>
    <w:p w14:paraId="0EC69BD1" w14:textId="77777777" w:rsidR="00A74F1D" w:rsidRPr="00AA39C8" w:rsidRDefault="00714C06" w:rsidP="00A74F1D">
      <w:pPr>
        <w:jc w:val="both"/>
        <w:rPr>
          <w:sz w:val="22"/>
          <w:lang w:val="lv-LV"/>
        </w:rPr>
      </w:pPr>
      <w:r w:rsidRPr="00AA39C8">
        <w:rPr>
          <w:sz w:val="22"/>
          <w:lang w:val="lv-LV"/>
        </w:rPr>
        <w:t>8</w:t>
      </w:r>
      <w:r w:rsidR="00A74F1D" w:rsidRPr="00AA39C8">
        <w:rPr>
          <w:sz w:val="22"/>
          <w:lang w:val="lv-LV"/>
        </w:rPr>
        <w:t>.</w:t>
      </w:r>
      <w:r w:rsidR="00A96042" w:rsidRPr="00AA39C8">
        <w:rPr>
          <w:sz w:val="22"/>
          <w:lang w:val="lv-LV"/>
        </w:rPr>
        <w:t>1</w:t>
      </w:r>
      <w:r w:rsidR="00A74F1D" w:rsidRPr="00AA39C8">
        <w:rPr>
          <w:sz w:val="22"/>
          <w:lang w:val="lv-LV"/>
        </w:rPr>
        <w:t xml:space="preserve"> </w:t>
      </w:r>
      <w:r w:rsidR="009C793D" w:rsidRPr="00AA39C8">
        <w:rPr>
          <w:sz w:val="22"/>
          <w:lang w:val="lv-LV"/>
        </w:rPr>
        <w:t>Kvalitāte</w:t>
      </w:r>
    </w:p>
    <w:p w14:paraId="74545D51" w14:textId="77777777" w:rsidR="001C21F4" w:rsidRPr="00AA39C8" w:rsidRDefault="00714C06" w:rsidP="00A74F1D">
      <w:pPr>
        <w:jc w:val="both"/>
        <w:rPr>
          <w:sz w:val="22"/>
          <w:lang w:val="lv-LV"/>
        </w:rPr>
      </w:pPr>
      <w:r w:rsidRPr="00AA39C8">
        <w:rPr>
          <w:sz w:val="22"/>
          <w:lang w:val="lv-LV"/>
        </w:rPr>
        <w:t>8</w:t>
      </w:r>
      <w:r w:rsidR="00A74F1D" w:rsidRPr="00AA39C8">
        <w:rPr>
          <w:sz w:val="22"/>
          <w:lang w:val="lv-LV"/>
        </w:rPr>
        <w:t>.</w:t>
      </w:r>
      <w:r w:rsidR="00A96042" w:rsidRPr="00AA39C8">
        <w:rPr>
          <w:sz w:val="22"/>
          <w:lang w:val="lv-LV"/>
        </w:rPr>
        <w:t>1</w:t>
      </w:r>
      <w:r w:rsidR="00A74F1D" w:rsidRPr="00AA39C8">
        <w:rPr>
          <w:sz w:val="22"/>
          <w:lang w:val="lv-LV"/>
        </w:rPr>
        <w:t xml:space="preserve">.1 </w:t>
      </w:r>
      <w:r w:rsidR="00CD32F8" w:rsidRPr="00AA39C8">
        <w:rPr>
          <w:b/>
          <w:sz w:val="22"/>
          <w:lang w:val="lv-LV"/>
        </w:rPr>
        <w:t>Izpildītājs</w:t>
      </w:r>
      <w:r w:rsidR="00CD32F8" w:rsidRPr="00AA39C8">
        <w:rPr>
          <w:sz w:val="22"/>
          <w:lang w:val="lv-LV"/>
        </w:rPr>
        <w:t xml:space="preserve"> </w:t>
      </w:r>
      <w:r w:rsidR="001C21F4" w:rsidRPr="00AA39C8">
        <w:rPr>
          <w:sz w:val="22"/>
          <w:lang w:val="lv-LV"/>
        </w:rPr>
        <w:t xml:space="preserve">garantē </w:t>
      </w:r>
      <w:r w:rsidR="00A96042" w:rsidRPr="00AA39C8">
        <w:rPr>
          <w:sz w:val="22"/>
          <w:lang w:val="lv-LV"/>
        </w:rPr>
        <w:t>līgumā minēto</w:t>
      </w:r>
      <w:r w:rsidR="00991918" w:rsidRPr="00AA39C8">
        <w:rPr>
          <w:sz w:val="22"/>
          <w:lang w:val="lv-LV"/>
        </w:rPr>
        <w:t xml:space="preserve"> </w:t>
      </w:r>
      <w:r w:rsidR="001C21F4" w:rsidRPr="00AA39C8">
        <w:rPr>
          <w:sz w:val="22"/>
          <w:lang w:val="lv-LV"/>
        </w:rPr>
        <w:t>Pakalpojumu kvalitatīvu izpildi.</w:t>
      </w:r>
    </w:p>
    <w:p w14:paraId="638CD5B3" w14:textId="77777777" w:rsidR="00A74F1D" w:rsidRPr="00AA39C8" w:rsidRDefault="00714C06" w:rsidP="00A74F1D">
      <w:pPr>
        <w:jc w:val="both"/>
        <w:rPr>
          <w:sz w:val="22"/>
          <w:lang w:val="lv-LV"/>
        </w:rPr>
      </w:pPr>
      <w:r w:rsidRPr="00AA39C8">
        <w:rPr>
          <w:sz w:val="22"/>
          <w:lang w:val="lv-LV"/>
        </w:rPr>
        <w:t>8</w:t>
      </w:r>
      <w:r w:rsidR="00A74F1D" w:rsidRPr="00AA39C8">
        <w:rPr>
          <w:sz w:val="22"/>
          <w:lang w:val="lv-LV"/>
        </w:rPr>
        <w:t>.</w:t>
      </w:r>
      <w:r w:rsidR="00A96042" w:rsidRPr="00AA39C8">
        <w:rPr>
          <w:sz w:val="22"/>
          <w:lang w:val="lv-LV"/>
        </w:rPr>
        <w:t>1</w:t>
      </w:r>
      <w:r w:rsidR="00A74F1D" w:rsidRPr="00AA39C8">
        <w:rPr>
          <w:sz w:val="22"/>
          <w:lang w:val="lv-LV"/>
        </w:rPr>
        <w:t xml:space="preserve">.2 Abas </w:t>
      </w:r>
      <w:r w:rsidR="009C793D" w:rsidRPr="00AA39C8">
        <w:rPr>
          <w:sz w:val="22"/>
          <w:lang w:val="lv-LV"/>
        </w:rPr>
        <w:t xml:space="preserve">Puses </w:t>
      </w:r>
      <w:r w:rsidR="00A74F1D" w:rsidRPr="00AA39C8">
        <w:rPr>
          <w:sz w:val="22"/>
          <w:lang w:val="lv-LV"/>
        </w:rPr>
        <w:t>garantē, ka</w:t>
      </w:r>
      <w:r w:rsidR="009C793D" w:rsidRPr="00AA39C8">
        <w:rPr>
          <w:sz w:val="22"/>
          <w:lang w:val="lv-LV"/>
        </w:rPr>
        <w:t xml:space="preserve"> Pakalpojumu sniegšanā tiks iesaistīti abu Pušu darbinieki, kuriem ir </w:t>
      </w:r>
      <w:r w:rsidR="00A74F1D" w:rsidRPr="00AA39C8">
        <w:rPr>
          <w:sz w:val="22"/>
          <w:lang w:val="lv-LV"/>
        </w:rPr>
        <w:t>nepieciešam</w:t>
      </w:r>
      <w:r w:rsidR="009C793D" w:rsidRPr="00AA39C8">
        <w:rPr>
          <w:sz w:val="22"/>
          <w:lang w:val="lv-LV"/>
        </w:rPr>
        <w:t>ās</w:t>
      </w:r>
      <w:r w:rsidR="00A74F1D" w:rsidRPr="00AA39C8">
        <w:rPr>
          <w:sz w:val="22"/>
          <w:lang w:val="lv-LV"/>
        </w:rPr>
        <w:t xml:space="preserve"> iemaņ</w:t>
      </w:r>
      <w:r w:rsidR="009C793D" w:rsidRPr="00AA39C8">
        <w:rPr>
          <w:sz w:val="22"/>
          <w:lang w:val="lv-LV"/>
        </w:rPr>
        <w:t>as, kvalifikācija</w:t>
      </w:r>
      <w:r w:rsidR="00A74F1D" w:rsidRPr="00AA39C8">
        <w:rPr>
          <w:sz w:val="22"/>
          <w:lang w:val="lv-LV"/>
        </w:rPr>
        <w:t xml:space="preserve"> un pieredze </w:t>
      </w:r>
      <w:r w:rsidR="009C793D" w:rsidRPr="00AA39C8">
        <w:rPr>
          <w:sz w:val="22"/>
          <w:lang w:val="lv-LV"/>
        </w:rPr>
        <w:t>attiecīgajā jomā</w:t>
      </w:r>
      <w:r w:rsidR="00A74F1D" w:rsidRPr="00AA39C8">
        <w:rPr>
          <w:sz w:val="22"/>
          <w:lang w:val="lv-LV"/>
        </w:rPr>
        <w:t>.</w:t>
      </w:r>
    </w:p>
    <w:p w14:paraId="2CEF15CF" w14:textId="77777777" w:rsidR="007F157E" w:rsidRPr="00AA39C8" w:rsidRDefault="00714C06" w:rsidP="00A74F1D">
      <w:pPr>
        <w:jc w:val="both"/>
        <w:rPr>
          <w:szCs w:val="22"/>
          <w:lang w:val="lv-LV"/>
        </w:rPr>
      </w:pPr>
      <w:r w:rsidRPr="00AA39C8">
        <w:rPr>
          <w:szCs w:val="22"/>
          <w:lang w:val="lv-LV"/>
        </w:rPr>
        <w:t>8</w:t>
      </w:r>
      <w:r w:rsidR="00174720" w:rsidRPr="00AA39C8">
        <w:rPr>
          <w:szCs w:val="22"/>
          <w:lang w:val="lv-LV"/>
        </w:rPr>
        <w:t>.</w:t>
      </w:r>
      <w:r w:rsidR="00A96042" w:rsidRPr="00AA39C8">
        <w:rPr>
          <w:szCs w:val="22"/>
          <w:lang w:val="lv-LV"/>
        </w:rPr>
        <w:t>2</w:t>
      </w:r>
      <w:r w:rsidR="00174720" w:rsidRPr="00AA39C8">
        <w:rPr>
          <w:szCs w:val="22"/>
          <w:lang w:val="lv-LV"/>
        </w:rPr>
        <w:t xml:space="preserve"> </w:t>
      </w:r>
      <w:r w:rsidR="007F157E" w:rsidRPr="00AA39C8">
        <w:rPr>
          <w:szCs w:val="22"/>
          <w:lang w:val="lv-LV"/>
        </w:rPr>
        <w:t xml:space="preserve"> Atbildības ierobežojumi</w:t>
      </w:r>
    </w:p>
    <w:p w14:paraId="6B24819C" w14:textId="77777777" w:rsidR="00FF3529" w:rsidRPr="00AA39C8" w:rsidRDefault="00714C06" w:rsidP="00FF3529">
      <w:pPr>
        <w:jc w:val="both"/>
        <w:rPr>
          <w:sz w:val="22"/>
          <w:lang w:val="lv-LV"/>
        </w:rPr>
      </w:pPr>
      <w:r w:rsidRPr="00AA39C8">
        <w:rPr>
          <w:lang w:val="lv-LV"/>
        </w:rPr>
        <w:t>8</w:t>
      </w:r>
      <w:r w:rsidR="00FF3529" w:rsidRPr="00AA39C8">
        <w:rPr>
          <w:lang w:val="lv-LV"/>
        </w:rPr>
        <w:t>.</w:t>
      </w:r>
      <w:r w:rsidR="00BE76A5" w:rsidRPr="00AA39C8">
        <w:rPr>
          <w:lang w:val="lv-LV"/>
        </w:rPr>
        <w:t>2</w:t>
      </w:r>
      <w:r w:rsidR="00FF3529" w:rsidRPr="00AA39C8">
        <w:rPr>
          <w:lang w:val="lv-LV"/>
        </w:rPr>
        <w:t xml:space="preserve">.1. </w:t>
      </w:r>
      <w:r w:rsidR="00FF3529" w:rsidRPr="00AA39C8">
        <w:rPr>
          <w:sz w:val="22"/>
          <w:lang w:val="lv-LV"/>
        </w:rPr>
        <w:t xml:space="preserve">Puses ir atbildīgas par </w:t>
      </w:r>
      <w:r w:rsidR="00A96042" w:rsidRPr="00AA39C8">
        <w:rPr>
          <w:sz w:val="22"/>
          <w:lang w:val="lv-LV"/>
        </w:rPr>
        <w:t>l</w:t>
      </w:r>
      <w:r w:rsidR="00FF3529" w:rsidRPr="00AA39C8">
        <w:rPr>
          <w:sz w:val="22"/>
          <w:lang w:val="lv-LV"/>
        </w:rPr>
        <w:t xml:space="preserve">īgumā un </w:t>
      </w:r>
      <w:r w:rsidR="00A96042" w:rsidRPr="00AA39C8">
        <w:rPr>
          <w:sz w:val="22"/>
          <w:lang w:val="lv-LV"/>
        </w:rPr>
        <w:t>tā pielikumos</w:t>
      </w:r>
      <w:r w:rsidR="00FF3529" w:rsidRPr="00AA39C8">
        <w:rPr>
          <w:sz w:val="22"/>
          <w:lang w:val="lv-LV"/>
        </w:rPr>
        <w:t xml:space="preserve"> noteikto saistību pienācīgu izpildi. Saistību neizpildes vai nepienācīgas izpildes gadījumā vainīgai Pusei ir pienākums atlīdzināt otrai Pusei nodarītos zaudējumus.</w:t>
      </w:r>
    </w:p>
    <w:p w14:paraId="728D2E96" w14:textId="77777777" w:rsidR="00F03751" w:rsidRPr="00AA39C8" w:rsidRDefault="00F03751" w:rsidP="00A74F1D">
      <w:pPr>
        <w:jc w:val="both"/>
        <w:rPr>
          <w:b/>
          <w:sz w:val="22"/>
          <w:szCs w:val="22"/>
          <w:lang w:val="lv-LV"/>
        </w:rPr>
      </w:pPr>
    </w:p>
    <w:p w14:paraId="2D412681" w14:textId="77777777" w:rsidR="00A74F1D" w:rsidRPr="00AA39C8" w:rsidRDefault="005728C1" w:rsidP="00A74F1D">
      <w:pPr>
        <w:jc w:val="both"/>
        <w:rPr>
          <w:b/>
          <w:sz w:val="22"/>
          <w:szCs w:val="22"/>
          <w:lang w:val="lv-LV"/>
        </w:rPr>
      </w:pPr>
      <w:ins w:id="32" w:author="Viecha" w:date="2016-11-08T01:17:00Z">
        <w:r>
          <w:rPr>
            <w:b/>
            <w:sz w:val="22"/>
            <w:szCs w:val="22"/>
            <w:lang w:val="lv-LV"/>
          </w:rPr>
          <w:br w:type="page"/>
        </w:r>
      </w:ins>
      <w:r w:rsidR="00714C06" w:rsidRPr="00AA39C8">
        <w:rPr>
          <w:b/>
          <w:sz w:val="22"/>
          <w:szCs w:val="22"/>
          <w:lang w:val="lv-LV"/>
        </w:rPr>
        <w:lastRenderedPageBreak/>
        <w:t>9</w:t>
      </w:r>
      <w:r w:rsidR="00A74F1D" w:rsidRPr="00AA39C8">
        <w:rPr>
          <w:b/>
          <w:sz w:val="22"/>
          <w:szCs w:val="22"/>
          <w:lang w:val="lv-LV"/>
        </w:rPr>
        <w:t>. PASŪTĪTĀJA SAISTĪBAS</w:t>
      </w:r>
    </w:p>
    <w:p w14:paraId="376F0000" w14:textId="77777777" w:rsidR="00A74F1D" w:rsidRPr="00AA39C8" w:rsidRDefault="00A74F1D" w:rsidP="00A74F1D">
      <w:pPr>
        <w:jc w:val="both"/>
        <w:rPr>
          <w:sz w:val="22"/>
          <w:lang w:val="lv-LV"/>
        </w:rPr>
      </w:pPr>
    </w:p>
    <w:p w14:paraId="385FD15F" w14:textId="77777777" w:rsidR="00A74F1D" w:rsidRPr="00AA39C8" w:rsidRDefault="00714C06" w:rsidP="005F02F8">
      <w:pPr>
        <w:jc w:val="both"/>
        <w:rPr>
          <w:sz w:val="22"/>
          <w:lang w:val="lv-LV"/>
        </w:rPr>
      </w:pPr>
      <w:r w:rsidRPr="00AA39C8">
        <w:rPr>
          <w:sz w:val="22"/>
          <w:lang w:val="lv-LV"/>
        </w:rPr>
        <w:t>9</w:t>
      </w:r>
      <w:r w:rsidR="00A74F1D" w:rsidRPr="00AA39C8">
        <w:rPr>
          <w:sz w:val="22"/>
          <w:lang w:val="lv-LV"/>
        </w:rPr>
        <w:t xml:space="preserve">.1 Ja </w:t>
      </w:r>
      <w:r w:rsidR="00066AED" w:rsidRPr="00AA39C8">
        <w:rPr>
          <w:sz w:val="22"/>
          <w:lang w:val="lv-LV"/>
        </w:rPr>
        <w:t xml:space="preserve">Pakalpojumi tiek sniegti, Izpildītāja darbiniekiem atrodoties </w:t>
      </w:r>
      <w:r w:rsidR="00DA6738" w:rsidRPr="00AA39C8">
        <w:rPr>
          <w:sz w:val="22"/>
          <w:lang w:val="lv-LV"/>
        </w:rPr>
        <w:t xml:space="preserve">Pasūtītāja </w:t>
      </w:r>
      <w:r w:rsidR="00A74F1D" w:rsidRPr="00AA39C8">
        <w:rPr>
          <w:sz w:val="22"/>
          <w:lang w:val="lv-LV"/>
        </w:rPr>
        <w:t xml:space="preserve">telpās, </w:t>
      </w:r>
      <w:r w:rsidR="00DA6738" w:rsidRPr="00AA39C8">
        <w:rPr>
          <w:sz w:val="22"/>
          <w:lang w:val="lv-LV"/>
        </w:rPr>
        <w:t xml:space="preserve">Pasūtītājs </w:t>
      </w:r>
      <w:r w:rsidR="00A74F1D" w:rsidRPr="00AA39C8">
        <w:rPr>
          <w:sz w:val="22"/>
          <w:lang w:val="lv-LV"/>
        </w:rPr>
        <w:t xml:space="preserve">ar noteikumu, ka </w:t>
      </w:r>
      <w:r w:rsidR="00DA6738" w:rsidRPr="00AA39C8">
        <w:rPr>
          <w:sz w:val="22"/>
          <w:lang w:val="lv-LV"/>
        </w:rPr>
        <w:t xml:space="preserve">Izpildītāja </w:t>
      </w:r>
      <w:r w:rsidR="00A74F1D" w:rsidRPr="00AA39C8">
        <w:rPr>
          <w:sz w:val="22"/>
          <w:lang w:val="lv-LV"/>
        </w:rPr>
        <w:t xml:space="preserve">darbinieki ievēros </w:t>
      </w:r>
      <w:r w:rsidR="00DA6738" w:rsidRPr="00AA39C8">
        <w:rPr>
          <w:sz w:val="22"/>
          <w:lang w:val="lv-LV"/>
        </w:rPr>
        <w:t xml:space="preserve">Pasūtītāja </w:t>
      </w:r>
      <w:r w:rsidR="00A74F1D" w:rsidRPr="00AA39C8">
        <w:rPr>
          <w:sz w:val="22"/>
          <w:lang w:val="lv-LV"/>
        </w:rPr>
        <w:t xml:space="preserve">drošības prasības, ļauj </w:t>
      </w:r>
      <w:r w:rsidR="00DA6738" w:rsidRPr="00AA39C8">
        <w:rPr>
          <w:sz w:val="22"/>
          <w:lang w:val="lv-LV"/>
        </w:rPr>
        <w:t xml:space="preserve">Izpildītājam </w:t>
      </w:r>
      <w:r w:rsidR="00A74F1D" w:rsidRPr="00AA39C8">
        <w:rPr>
          <w:sz w:val="22"/>
          <w:lang w:val="lv-LV"/>
        </w:rPr>
        <w:t xml:space="preserve">bez jebkādiem ierobežojumiem iekļūt telpā (-ās), kur sniedzami Pakalpojumi, un nodrošina nepieciešamās biroja telpas un </w:t>
      </w:r>
      <w:r w:rsidR="00066AED" w:rsidRPr="00AA39C8">
        <w:rPr>
          <w:sz w:val="22"/>
          <w:lang w:val="lv-LV"/>
        </w:rPr>
        <w:t xml:space="preserve">darba </w:t>
      </w:r>
      <w:r w:rsidR="00A74F1D" w:rsidRPr="00AA39C8">
        <w:rPr>
          <w:sz w:val="22"/>
          <w:lang w:val="lv-LV"/>
        </w:rPr>
        <w:t xml:space="preserve">līdzekļus </w:t>
      </w:r>
      <w:r w:rsidR="00066AED" w:rsidRPr="00AA39C8">
        <w:rPr>
          <w:sz w:val="22"/>
          <w:lang w:val="lv-LV"/>
        </w:rPr>
        <w:t xml:space="preserve">visiem </w:t>
      </w:r>
      <w:r w:rsidR="00A74F1D" w:rsidRPr="00AA39C8">
        <w:rPr>
          <w:sz w:val="22"/>
          <w:lang w:val="lv-LV"/>
        </w:rPr>
        <w:t xml:space="preserve">tā telpās strādājošiem </w:t>
      </w:r>
      <w:r w:rsidR="00DA6738" w:rsidRPr="00AA39C8">
        <w:rPr>
          <w:sz w:val="22"/>
          <w:lang w:val="lv-LV"/>
        </w:rPr>
        <w:t xml:space="preserve">Izpildītāja </w:t>
      </w:r>
      <w:r w:rsidR="00A74F1D" w:rsidRPr="00AA39C8">
        <w:rPr>
          <w:sz w:val="22"/>
          <w:lang w:val="lv-LV"/>
        </w:rPr>
        <w:t>darbiniekiem.</w:t>
      </w:r>
    </w:p>
    <w:p w14:paraId="4EF00D64" w14:textId="77777777" w:rsidR="00A74F1D" w:rsidRPr="00AA39C8" w:rsidRDefault="00714C06" w:rsidP="005F02F8">
      <w:pPr>
        <w:jc w:val="both"/>
        <w:rPr>
          <w:sz w:val="22"/>
          <w:lang w:val="lv-LV"/>
        </w:rPr>
      </w:pPr>
      <w:r w:rsidRPr="00AA39C8">
        <w:rPr>
          <w:sz w:val="22"/>
          <w:lang w:val="lv-LV"/>
        </w:rPr>
        <w:t>9</w:t>
      </w:r>
      <w:r w:rsidR="00A74F1D" w:rsidRPr="00AA39C8">
        <w:rPr>
          <w:sz w:val="22"/>
          <w:lang w:val="lv-LV"/>
        </w:rPr>
        <w:t xml:space="preserve">.2 </w:t>
      </w:r>
      <w:r w:rsidR="000518E2" w:rsidRPr="00AA39C8">
        <w:rPr>
          <w:sz w:val="22"/>
          <w:lang w:val="lv-LV"/>
        </w:rPr>
        <w:t xml:space="preserve">Pasūtītājs </w:t>
      </w:r>
      <w:r w:rsidR="00A74F1D" w:rsidRPr="00AA39C8">
        <w:rPr>
          <w:sz w:val="22"/>
          <w:lang w:val="lv-LV"/>
        </w:rPr>
        <w:t xml:space="preserve">sniedz </w:t>
      </w:r>
      <w:r w:rsidR="000518E2" w:rsidRPr="00AA39C8">
        <w:rPr>
          <w:sz w:val="22"/>
          <w:lang w:val="lv-LV"/>
        </w:rPr>
        <w:t xml:space="preserve">Izpildītāja darbiniekiem </w:t>
      </w:r>
      <w:r w:rsidR="00A74F1D" w:rsidRPr="00AA39C8">
        <w:rPr>
          <w:sz w:val="22"/>
          <w:lang w:val="lv-LV"/>
        </w:rPr>
        <w:t xml:space="preserve">visu nepieciešamo palīdzību, informāciju, aprīkojumu, datus un atbalstu, ieskaitot iespēju izmantot attiecīgi konfigurētus datorproduktus, </w:t>
      </w:r>
      <w:r w:rsidR="00066AED" w:rsidRPr="00AA39C8">
        <w:rPr>
          <w:sz w:val="22"/>
          <w:lang w:val="lv-LV"/>
        </w:rPr>
        <w:t>kuri Izpildītājam nepieciešami Pakalpojumu sniegšanai</w:t>
      </w:r>
      <w:r w:rsidR="00A74F1D" w:rsidRPr="00AA39C8">
        <w:rPr>
          <w:sz w:val="22"/>
          <w:lang w:val="lv-LV"/>
        </w:rPr>
        <w:t xml:space="preserve">. </w:t>
      </w:r>
    </w:p>
    <w:p w14:paraId="6A3E9409" w14:textId="77777777" w:rsidR="00FA03FD" w:rsidRPr="00AA39C8" w:rsidRDefault="00714C06" w:rsidP="005F02F8">
      <w:pPr>
        <w:jc w:val="both"/>
        <w:rPr>
          <w:sz w:val="22"/>
          <w:lang w:val="lv-LV"/>
        </w:rPr>
      </w:pPr>
      <w:r w:rsidRPr="00AA39C8">
        <w:rPr>
          <w:sz w:val="22"/>
          <w:lang w:val="lv-LV"/>
        </w:rPr>
        <w:t>9</w:t>
      </w:r>
      <w:r w:rsidR="00FA03FD" w:rsidRPr="00AA39C8">
        <w:rPr>
          <w:sz w:val="22"/>
          <w:lang w:val="lv-LV"/>
        </w:rPr>
        <w:t>.3. Pasūtītājs apņemas ievērot Iekārtas ražotāju un Izpildītāja sniegtās instrukcijas, rekomendācijas un norādītos Iekārtas lietošanas noteikumus.</w:t>
      </w:r>
    </w:p>
    <w:p w14:paraId="7DC20DE2" w14:textId="77777777" w:rsidR="00FA03FD" w:rsidRPr="00AA39C8" w:rsidRDefault="00714C06" w:rsidP="005F02F8">
      <w:pPr>
        <w:jc w:val="both"/>
        <w:rPr>
          <w:sz w:val="22"/>
          <w:lang w:val="lv-LV"/>
        </w:rPr>
      </w:pPr>
      <w:r w:rsidRPr="00AA39C8">
        <w:rPr>
          <w:sz w:val="22"/>
          <w:lang w:val="lv-LV"/>
        </w:rPr>
        <w:t>9</w:t>
      </w:r>
      <w:r w:rsidR="00FA03FD" w:rsidRPr="00AA39C8">
        <w:rPr>
          <w:sz w:val="22"/>
          <w:lang w:val="lv-LV"/>
        </w:rPr>
        <w:t>.4. Pasūtītājs apņemas ļaut strādāt ar Iekārtu tikai personālam, kas iepazinies ar Iekārtas lietošanas</w:t>
      </w:r>
    </w:p>
    <w:p w14:paraId="189B9788" w14:textId="77777777" w:rsidR="00FA03FD" w:rsidRPr="00AA39C8" w:rsidRDefault="00FA03FD" w:rsidP="005F02F8">
      <w:pPr>
        <w:jc w:val="both"/>
        <w:rPr>
          <w:sz w:val="22"/>
          <w:lang w:val="lv-LV"/>
        </w:rPr>
      </w:pPr>
      <w:r w:rsidRPr="00AA39C8">
        <w:rPr>
          <w:sz w:val="22"/>
          <w:lang w:val="lv-LV"/>
        </w:rPr>
        <w:t>Instrukciju un ir ar atbilstoši kvalificēts.</w:t>
      </w:r>
    </w:p>
    <w:p w14:paraId="2410FCC6" w14:textId="77777777" w:rsidR="00796CE4" w:rsidRPr="00AA39C8" w:rsidRDefault="00714C06" w:rsidP="005F02F8">
      <w:pPr>
        <w:jc w:val="both"/>
        <w:rPr>
          <w:sz w:val="22"/>
          <w:lang w:val="lv-LV"/>
        </w:rPr>
      </w:pPr>
      <w:r w:rsidRPr="00AA39C8">
        <w:rPr>
          <w:sz w:val="22"/>
          <w:lang w:val="lv-LV"/>
        </w:rPr>
        <w:t>9</w:t>
      </w:r>
      <w:r w:rsidR="00796CE4" w:rsidRPr="00AA39C8">
        <w:rPr>
          <w:sz w:val="22"/>
          <w:lang w:val="lv-LV"/>
        </w:rPr>
        <w:t>.5. Pasūtītājs apņemas norīkot atbildīgo personu, kas varētu sniegt Izpildītāja speciālistiem</w:t>
      </w:r>
    </w:p>
    <w:p w14:paraId="3ABDEC88" w14:textId="77777777" w:rsidR="00FA03FD" w:rsidRPr="00AA39C8" w:rsidRDefault="00796CE4" w:rsidP="005F02F8">
      <w:pPr>
        <w:jc w:val="both"/>
        <w:rPr>
          <w:sz w:val="22"/>
          <w:lang w:val="lv-LV"/>
        </w:rPr>
      </w:pPr>
      <w:r w:rsidRPr="00AA39C8">
        <w:rPr>
          <w:sz w:val="22"/>
          <w:lang w:val="lv-LV"/>
        </w:rPr>
        <w:t>vajadzīgo un precīzu informāciju par bojājumu.</w:t>
      </w:r>
      <w:r w:rsidR="008A5B2B" w:rsidRPr="00AA39C8">
        <w:rPr>
          <w:sz w:val="22"/>
          <w:lang w:val="lv-LV"/>
        </w:rPr>
        <w:t xml:space="preserve"> Šī persona var būt arī katrs darbinieks atsevišķi. </w:t>
      </w:r>
    </w:p>
    <w:p w14:paraId="2327E484" w14:textId="77777777" w:rsidR="00796CE4" w:rsidRPr="00AA39C8" w:rsidRDefault="00714C06" w:rsidP="005F02F8">
      <w:pPr>
        <w:jc w:val="both"/>
        <w:rPr>
          <w:sz w:val="22"/>
          <w:lang w:val="lv-LV"/>
        </w:rPr>
      </w:pPr>
      <w:r w:rsidRPr="00AA39C8">
        <w:rPr>
          <w:sz w:val="22"/>
          <w:lang w:val="lv-LV"/>
        </w:rPr>
        <w:t>9</w:t>
      </w:r>
      <w:r w:rsidR="00796CE4" w:rsidRPr="00AA39C8">
        <w:rPr>
          <w:sz w:val="22"/>
          <w:lang w:val="lv-LV"/>
        </w:rPr>
        <w:t>.6. Pasūtītājs apņemas neizjaukt Iekārtu un nebojāt Izpildītāja vai Valsts institūcijas plombas.</w:t>
      </w:r>
    </w:p>
    <w:p w14:paraId="4C765DE4" w14:textId="77777777" w:rsidR="00796CE4" w:rsidRPr="00AA39C8" w:rsidRDefault="00796CE4" w:rsidP="005F02F8">
      <w:pPr>
        <w:jc w:val="both"/>
        <w:rPr>
          <w:sz w:val="22"/>
          <w:lang w:val="lv-LV"/>
        </w:rPr>
      </w:pPr>
      <w:r w:rsidRPr="00AA39C8">
        <w:rPr>
          <w:sz w:val="22"/>
          <w:lang w:val="lv-LV"/>
        </w:rPr>
        <w:t>Iekārtai izejot no ierindas, Pasūtītājs apņemas uzreiz par to informēt Izpildītāju, patvaļīgi nemēģinot labot Iekārtu.</w:t>
      </w:r>
    </w:p>
    <w:p w14:paraId="73FCC7AC" w14:textId="77777777" w:rsidR="006F0A46" w:rsidRPr="00AA39C8" w:rsidRDefault="00714C06" w:rsidP="005F02F8">
      <w:pPr>
        <w:jc w:val="both"/>
        <w:rPr>
          <w:sz w:val="22"/>
          <w:lang w:val="lv-LV"/>
        </w:rPr>
      </w:pPr>
      <w:r w:rsidRPr="00AA39C8">
        <w:rPr>
          <w:sz w:val="22"/>
          <w:lang w:val="lv-LV"/>
        </w:rPr>
        <w:t>9</w:t>
      </w:r>
      <w:r w:rsidR="006F0A46" w:rsidRPr="00AA39C8">
        <w:rPr>
          <w:sz w:val="22"/>
          <w:lang w:val="lv-LV"/>
        </w:rPr>
        <w:t>.7. Pasūtītājam jāparūpējas, lai, veicot darbus Pasūtītāja telpās, klāt būtu atbildīgā persona, kura</w:t>
      </w:r>
    </w:p>
    <w:p w14:paraId="4384F524" w14:textId="77777777" w:rsidR="006F0A46" w:rsidRPr="00AA39C8" w:rsidRDefault="006F0A46" w:rsidP="005F02F8">
      <w:pPr>
        <w:jc w:val="both"/>
        <w:rPr>
          <w:sz w:val="22"/>
          <w:lang w:val="lv-LV"/>
        </w:rPr>
      </w:pPr>
      <w:r w:rsidRPr="00AA39C8">
        <w:rPr>
          <w:sz w:val="22"/>
          <w:lang w:val="lv-LV"/>
        </w:rPr>
        <w:t>būtu pilnvarota parakstīt darbu izpildes aktu, ja vien šāda akta noformēšana ir nepieciešama.</w:t>
      </w:r>
    </w:p>
    <w:p w14:paraId="5EBD3008" w14:textId="77777777" w:rsidR="00420A81" w:rsidRPr="00AA39C8" w:rsidRDefault="00714C06" w:rsidP="005F02F8">
      <w:pPr>
        <w:jc w:val="both"/>
        <w:rPr>
          <w:sz w:val="22"/>
          <w:lang w:val="lv-LV"/>
        </w:rPr>
      </w:pPr>
      <w:r w:rsidRPr="00AA39C8">
        <w:rPr>
          <w:sz w:val="22"/>
          <w:lang w:val="lv-LV"/>
        </w:rPr>
        <w:t>9</w:t>
      </w:r>
      <w:r w:rsidR="00420A81" w:rsidRPr="00AA39C8">
        <w:rPr>
          <w:sz w:val="22"/>
          <w:lang w:val="lv-LV"/>
        </w:rPr>
        <w:t>.8. Gadījumos, kad Izpildītājs  sniedz šī līgumā pielikumā Nr.</w:t>
      </w:r>
      <w:r w:rsidR="0035418A" w:rsidRPr="00AA39C8">
        <w:rPr>
          <w:sz w:val="22"/>
          <w:lang w:val="lv-LV"/>
        </w:rPr>
        <w:t>2</w:t>
      </w:r>
      <w:r w:rsidR="00420A81" w:rsidRPr="00AA39C8">
        <w:rPr>
          <w:sz w:val="22"/>
          <w:lang w:val="lv-LV"/>
        </w:rPr>
        <w:t>. minētos Pakalpojumus attālināti</w:t>
      </w:r>
      <w:r w:rsidR="00607DEB" w:rsidRPr="00AA39C8">
        <w:rPr>
          <w:sz w:val="22"/>
          <w:lang w:val="lv-LV"/>
        </w:rPr>
        <w:t>:</w:t>
      </w:r>
    </w:p>
    <w:p w14:paraId="1AE88776" w14:textId="77777777" w:rsidR="00420A81" w:rsidRPr="00AA39C8" w:rsidRDefault="00714C06" w:rsidP="005F02F8">
      <w:pPr>
        <w:jc w:val="both"/>
        <w:rPr>
          <w:sz w:val="22"/>
          <w:lang w:val="lv-LV"/>
        </w:rPr>
      </w:pPr>
      <w:r w:rsidRPr="00AA39C8">
        <w:rPr>
          <w:sz w:val="22"/>
          <w:lang w:val="lv-LV"/>
        </w:rPr>
        <w:t>9</w:t>
      </w:r>
      <w:r w:rsidR="00420A81" w:rsidRPr="00AA39C8">
        <w:rPr>
          <w:sz w:val="22"/>
          <w:lang w:val="lv-LV"/>
        </w:rPr>
        <w:t xml:space="preserve">.8.1. Izpildītājs informē Pasūtītāju par Pakalpojuma </w:t>
      </w:r>
      <w:r w:rsidR="00607DEB" w:rsidRPr="00AA39C8">
        <w:rPr>
          <w:sz w:val="22"/>
          <w:lang w:val="lv-LV"/>
        </w:rPr>
        <w:t>sniegšanai patērēto laiku ar elektroniskā pasta starpniecību</w:t>
      </w:r>
      <w:r w:rsidR="000578C6" w:rsidRPr="00AA39C8">
        <w:rPr>
          <w:sz w:val="22"/>
          <w:lang w:val="lv-LV"/>
        </w:rPr>
        <w:t xml:space="preserve"> vai task sistēmā.</w:t>
      </w:r>
    </w:p>
    <w:p w14:paraId="65A18A90" w14:textId="77777777" w:rsidR="00796CE4" w:rsidRPr="00AA39C8" w:rsidRDefault="00714C06" w:rsidP="005F02F8">
      <w:pPr>
        <w:jc w:val="both"/>
        <w:rPr>
          <w:sz w:val="22"/>
          <w:lang w:val="lv-LV"/>
        </w:rPr>
      </w:pPr>
      <w:r w:rsidRPr="00AA39C8">
        <w:rPr>
          <w:sz w:val="22"/>
          <w:lang w:val="lv-LV"/>
        </w:rPr>
        <w:t>9</w:t>
      </w:r>
      <w:r w:rsidR="00607DEB" w:rsidRPr="00AA39C8">
        <w:rPr>
          <w:sz w:val="22"/>
          <w:lang w:val="lv-LV"/>
        </w:rPr>
        <w:t xml:space="preserve">.8.2. Pasūtītāja atbildīgā persona apstiprina Izpildītāja sniegto informāciju par </w:t>
      </w:r>
      <w:r w:rsidR="006F0A46" w:rsidRPr="00AA39C8">
        <w:rPr>
          <w:sz w:val="22"/>
          <w:lang w:val="lv-LV"/>
        </w:rPr>
        <w:t xml:space="preserve"> darbu izpildi, darbam patērēto</w:t>
      </w:r>
      <w:r w:rsidR="00607DEB" w:rsidRPr="00AA39C8">
        <w:rPr>
          <w:sz w:val="22"/>
          <w:lang w:val="lv-LV"/>
        </w:rPr>
        <w:t xml:space="preserve"> </w:t>
      </w:r>
      <w:r w:rsidR="006F0A46" w:rsidRPr="00AA39C8">
        <w:rPr>
          <w:sz w:val="22"/>
          <w:lang w:val="lv-LV"/>
        </w:rPr>
        <w:t xml:space="preserve">Izpildītāja laiku, izsaukuma steidzamību, </w:t>
      </w:r>
      <w:r w:rsidR="00607DEB" w:rsidRPr="00AA39C8">
        <w:rPr>
          <w:sz w:val="22"/>
          <w:lang w:val="lv-LV"/>
        </w:rPr>
        <w:t>ar elektroniskā pasta starpniecību</w:t>
      </w:r>
      <w:r w:rsidR="000578C6" w:rsidRPr="00AA39C8">
        <w:rPr>
          <w:sz w:val="22"/>
          <w:lang w:val="lv-LV"/>
        </w:rPr>
        <w:t xml:space="preserve"> vai task sistēmā.</w:t>
      </w:r>
    </w:p>
    <w:p w14:paraId="014DA835" w14:textId="77777777" w:rsidR="00A74F1D" w:rsidRPr="00AA39C8" w:rsidRDefault="00A74F1D" w:rsidP="00A74F1D">
      <w:pPr>
        <w:jc w:val="both"/>
        <w:rPr>
          <w:sz w:val="22"/>
          <w:lang w:val="lv-LV"/>
        </w:rPr>
      </w:pPr>
    </w:p>
    <w:p w14:paraId="1B3AB054" w14:textId="77777777" w:rsidR="00A72E4C" w:rsidRPr="00AA39C8" w:rsidRDefault="00A72E4C" w:rsidP="00A74F1D">
      <w:pPr>
        <w:jc w:val="both"/>
        <w:rPr>
          <w:b/>
          <w:sz w:val="22"/>
          <w:lang w:val="lv-LV"/>
        </w:rPr>
      </w:pPr>
    </w:p>
    <w:p w14:paraId="358B4D66" w14:textId="77777777" w:rsidR="00A72E4C" w:rsidRPr="00AA39C8" w:rsidRDefault="00714C06" w:rsidP="00A72E4C">
      <w:pPr>
        <w:autoSpaceDE w:val="0"/>
        <w:autoSpaceDN w:val="0"/>
        <w:adjustRightInd w:val="0"/>
        <w:rPr>
          <w:b/>
          <w:lang w:val="lv-LV"/>
        </w:rPr>
      </w:pPr>
      <w:r w:rsidRPr="00AA39C8">
        <w:rPr>
          <w:b/>
          <w:lang w:val="lv-LV"/>
        </w:rPr>
        <w:t>10</w:t>
      </w:r>
      <w:r w:rsidR="00A72E4C" w:rsidRPr="00AA39C8">
        <w:rPr>
          <w:b/>
          <w:lang w:val="lv-LV"/>
        </w:rPr>
        <w:t>. NEP</w:t>
      </w:r>
      <w:r w:rsidR="00A72E4C" w:rsidRPr="00AA39C8">
        <w:rPr>
          <w:rFonts w:ascii="TimesNewRoman" w:hAnsi="TimesNewRoman" w:cs="TimesNewRoman"/>
          <w:b/>
          <w:lang w:val="lv-LV"/>
        </w:rPr>
        <w:t>Ā</w:t>
      </w:r>
      <w:r w:rsidR="00A72E4C" w:rsidRPr="00AA39C8">
        <w:rPr>
          <w:b/>
          <w:lang w:val="lv-LV"/>
        </w:rPr>
        <w:t>RVARAMI APST</w:t>
      </w:r>
      <w:r w:rsidR="00A72E4C" w:rsidRPr="00AA39C8">
        <w:rPr>
          <w:rFonts w:ascii="TimesNewRoman" w:hAnsi="TimesNewRoman" w:cs="TimesNewRoman"/>
          <w:b/>
          <w:lang w:val="lv-LV"/>
        </w:rPr>
        <w:t>Ā</w:t>
      </w:r>
      <w:r w:rsidR="00A72E4C" w:rsidRPr="00AA39C8">
        <w:rPr>
          <w:b/>
          <w:lang w:val="lv-LV"/>
        </w:rPr>
        <w:t>K</w:t>
      </w:r>
      <w:r w:rsidR="00A72E4C" w:rsidRPr="00AA39C8">
        <w:rPr>
          <w:rFonts w:ascii="TimesNewRoman" w:hAnsi="TimesNewRoman" w:cs="TimesNewRoman"/>
          <w:b/>
          <w:lang w:val="lv-LV"/>
        </w:rPr>
        <w:t>Ļ</w:t>
      </w:r>
      <w:r w:rsidR="00A72E4C" w:rsidRPr="00AA39C8">
        <w:rPr>
          <w:b/>
          <w:lang w:val="lv-LV"/>
        </w:rPr>
        <w:t>I (FORCE MAJEURE)</w:t>
      </w:r>
    </w:p>
    <w:p w14:paraId="3C2520F4" w14:textId="77777777" w:rsidR="00A72E4C" w:rsidRPr="00AA39C8" w:rsidRDefault="00A72E4C" w:rsidP="00A72E4C">
      <w:pPr>
        <w:autoSpaceDE w:val="0"/>
        <w:autoSpaceDN w:val="0"/>
        <w:adjustRightInd w:val="0"/>
        <w:rPr>
          <w:b/>
          <w:lang w:val="lv-LV"/>
        </w:rPr>
      </w:pPr>
    </w:p>
    <w:p w14:paraId="776DF92B" w14:textId="77777777" w:rsidR="00A72E4C" w:rsidRPr="00AA39C8" w:rsidRDefault="00714C06" w:rsidP="005F02F8">
      <w:pPr>
        <w:jc w:val="both"/>
        <w:rPr>
          <w:sz w:val="22"/>
          <w:lang w:val="lv-LV"/>
        </w:rPr>
      </w:pPr>
      <w:r w:rsidRPr="00AA39C8">
        <w:rPr>
          <w:sz w:val="22"/>
          <w:lang w:val="lv-LV"/>
        </w:rPr>
        <w:t>10</w:t>
      </w:r>
      <w:r w:rsidR="00A72E4C" w:rsidRPr="00AA39C8">
        <w:rPr>
          <w:sz w:val="22"/>
          <w:lang w:val="lv-LV"/>
        </w:rPr>
        <w:t>.1. Neviena no Pusēm neatbild par savu saistību pilnīgu vai daļēju nepildīšanu, ja pierāda, ka</w:t>
      </w:r>
    </w:p>
    <w:p w14:paraId="50FCE03B" w14:textId="77777777" w:rsidR="00A72E4C" w:rsidRPr="00AA39C8" w:rsidRDefault="00A72E4C" w:rsidP="005F02F8">
      <w:pPr>
        <w:jc w:val="both"/>
        <w:rPr>
          <w:sz w:val="22"/>
          <w:lang w:val="lv-LV"/>
        </w:rPr>
      </w:pPr>
      <w:r w:rsidRPr="00AA39C8">
        <w:rPr>
          <w:sz w:val="22"/>
          <w:lang w:val="lv-LV"/>
        </w:rPr>
        <w:t>saistības nepildīja nepārvaramu apstākļu dēļ (force majeure).</w:t>
      </w:r>
    </w:p>
    <w:p w14:paraId="103309C8" w14:textId="77777777" w:rsidR="00A72E4C" w:rsidRPr="00AA39C8" w:rsidRDefault="00714C06" w:rsidP="005F02F8">
      <w:pPr>
        <w:jc w:val="both"/>
        <w:rPr>
          <w:sz w:val="22"/>
          <w:lang w:val="lv-LV"/>
        </w:rPr>
      </w:pPr>
      <w:r w:rsidRPr="00AA39C8">
        <w:rPr>
          <w:sz w:val="22"/>
          <w:lang w:val="lv-LV"/>
        </w:rPr>
        <w:t>10</w:t>
      </w:r>
      <w:r w:rsidR="00A72E4C" w:rsidRPr="00AA39C8">
        <w:rPr>
          <w:sz w:val="22"/>
          <w:lang w:val="lv-LV"/>
        </w:rPr>
        <w:t>.2. Pusei, kura nepārvaramu apstākļu dēļ nevar pildīt savas saistības, nekavējoties rakstiski jāziņo par to otrai Pusei, bet ne vēlāk kā 5 (piecu) kalendāro dienu laikā no apstākļu rašanās vai</w:t>
      </w:r>
    </w:p>
    <w:p w14:paraId="110B090A" w14:textId="77777777" w:rsidR="00A72E4C" w:rsidRPr="00AA39C8" w:rsidRDefault="00A72E4C" w:rsidP="005F02F8">
      <w:pPr>
        <w:jc w:val="both"/>
        <w:rPr>
          <w:sz w:val="22"/>
          <w:lang w:val="lv-LV"/>
        </w:rPr>
      </w:pPr>
      <w:r w:rsidRPr="00AA39C8">
        <w:rPr>
          <w:sz w:val="22"/>
          <w:lang w:val="lv-LV"/>
        </w:rPr>
        <w:t>noskaidrošanās.</w:t>
      </w:r>
    </w:p>
    <w:p w14:paraId="6F666DC4" w14:textId="77777777" w:rsidR="00A72E4C" w:rsidRPr="00AA39C8" w:rsidRDefault="00714C06" w:rsidP="005F02F8">
      <w:pPr>
        <w:jc w:val="both"/>
        <w:rPr>
          <w:sz w:val="22"/>
          <w:lang w:val="lv-LV"/>
        </w:rPr>
      </w:pPr>
      <w:r w:rsidRPr="00AA39C8">
        <w:rPr>
          <w:sz w:val="22"/>
          <w:lang w:val="lv-LV"/>
        </w:rPr>
        <w:t>10</w:t>
      </w:r>
      <w:r w:rsidR="00A72E4C" w:rsidRPr="00AA39C8">
        <w:rPr>
          <w:sz w:val="22"/>
          <w:lang w:val="lv-LV"/>
        </w:rPr>
        <w:t>.3. Ja paziņojumu par nepārvaramiem apstākļiem un to ietekmi uz līguma saistību izpildi otra Puse</w:t>
      </w:r>
    </w:p>
    <w:p w14:paraId="478DEDB1" w14:textId="77777777" w:rsidR="00A72E4C" w:rsidRPr="00AA39C8" w:rsidRDefault="00A72E4C" w:rsidP="005F02F8">
      <w:pPr>
        <w:jc w:val="both"/>
        <w:rPr>
          <w:sz w:val="22"/>
          <w:lang w:val="lv-LV"/>
        </w:rPr>
      </w:pPr>
      <w:r w:rsidRPr="00AA39C8">
        <w:rPr>
          <w:sz w:val="22"/>
          <w:lang w:val="lv-LV"/>
        </w:rPr>
        <w:t>nesaņem 7.2 punkta paredzētajā termiņā pēc tā, kad līguma saistību neizpildījusī puse uzzināja</w:t>
      </w:r>
    </w:p>
    <w:p w14:paraId="2AE471F3" w14:textId="77777777" w:rsidR="00A72E4C" w:rsidRPr="00AA39C8" w:rsidRDefault="00A72E4C" w:rsidP="005F02F8">
      <w:pPr>
        <w:jc w:val="both"/>
        <w:rPr>
          <w:sz w:val="22"/>
          <w:lang w:val="lv-LV"/>
        </w:rPr>
      </w:pPr>
      <w:r w:rsidRPr="00AA39C8">
        <w:rPr>
          <w:sz w:val="22"/>
          <w:lang w:val="lv-LV"/>
        </w:rPr>
        <w:t>par to apstākli, tad pēdējai pusei jāatlīdzina par paziņojuma nesaņemšanas dēļ radušajiem</w:t>
      </w:r>
    </w:p>
    <w:p w14:paraId="18F4382B" w14:textId="77777777" w:rsidR="00A72E4C" w:rsidRPr="00AA39C8" w:rsidRDefault="00A72E4C" w:rsidP="005F02F8">
      <w:pPr>
        <w:jc w:val="both"/>
        <w:rPr>
          <w:sz w:val="22"/>
          <w:lang w:val="lv-LV"/>
        </w:rPr>
      </w:pPr>
      <w:r w:rsidRPr="00AA39C8">
        <w:rPr>
          <w:sz w:val="22"/>
          <w:lang w:val="lv-LV"/>
        </w:rPr>
        <w:t>zaudējumiem.</w:t>
      </w:r>
    </w:p>
    <w:p w14:paraId="6C1B88A2" w14:textId="77777777" w:rsidR="00A72E4C" w:rsidRPr="00AA39C8" w:rsidRDefault="00714C06" w:rsidP="005F02F8">
      <w:pPr>
        <w:jc w:val="both"/>
        <w:rPr>
          <w:sz w:val="22"/>
          <w:lang w:val="lv-LV"/>
        </w:rPr>
      </w:pPr>
      <w:r w:rsidRPr="00AA39C8">
        <w:rPr>
          <w:sz w:val="22"/>
          <w:lang w:val="lv-LV"/>
        </w:rPr>
        <w:t>10</w:t>
      </w:r>
      <w:r w:rsidR="00A72E4C" w:rsidRPr="00AA39C8">
        <w:rPr>
          <w:sz w:val="22"/>
          <w:lang w:val="lv-LV"/>
        </w:rPr>
        <w:t>.4 Ja nepārvaramie apstākļi ieilgst ilgāk nekā trīs mēnešus, tad Puses ar savstarpēju vienošanos var lauzt līgumu.</w:t>
      </w:r>
    </w:p>
    <w:p w14:paraId="7755A5D6" w14:textId="77777777" w:rsidR="00A72E4C" w:rsidRPr="00AA39C8" w:rsidRDefault="00A72E4C" w:rsidP="00A74F1D">
      <w:pPr>
        <w:jc w:val="both"/>
        <w:rPr>
          <w:sz w:val="22"/>
          <w:lang w:val="lv-LV"/>
        </w:rPr>
      </w:pPr>
    </w:p>
    <w:p w14:paraId="2BC7EDAB" w14:textId="77777777" w:rsidR="00A72E4C" w:rsidRPr="00AA39C8" w:rsidRDefault="00A72E4C" w:rsidP="00A74F1D">
      <w:pPr>
        <w:jc w:val="both"/>
        <w:rPr>
          <w:sz w:val="22"/>
          <w:lang w:val="lv-LV"/>
        </w:rPr>
      </w:pPr>
    </w:p>
    <w:p w14:paraId="2FF57464" w14:textId="77777777" w:rsidR="00A74F1D" w:rsidRPr="005728C1" w:rsidRDefault="00714C06" w:rsidP="00A74F1D">
      <w:pPr>
        <w:jc w:val="both"/>
        <w:rPr>
          <w:b/>
          <w:lang w:val="lv-LV"/>
          <w:rPrChange w:id="33" w:author="Viecha" w:date="2016-11-08T01:17:00Z">
            <w:rPr>
              <w:sz w:val="22"/>
              <w:lang w:val="lv-LV"/>
            </w:rPr>
          </w:rPrChange>
        </w:rPr>
      </w:pPr>
      <w:r w:rsidRPr="005728C1">
        <w:rPr>
          <w:b/>
          <w:lang w:val="lv-LV"/>
          <w:rPrChange w:id="34" w:author="Viecha" w:date="2016-11-08T01:17:00Z">
            <w:rPr>
              <w:sz w:val="22"/>
              <w:lang w:val="lv-LV"/>
            </w:rPr>
          </w:rPrChange>
        </w:rPr>
        <w:t>11</w:t>
      </w:r>
      <w:r w:rsidR="00A74F1D" w:rsidRPr="005728C1">
        <w:rPr>
          <w:b/>
          <w:lang w:val="lv-LV"/>
          <w:rPrChange w:id="35" w:author="Viecha" w:date="2016-11-08T01:17:00Z">
            <w:rPr>
              <w:sz w:val="22"/>
              <w:lang w:val="lv-LV"/>
            </w:rPr>
          </w:rPrChange>
        </w:rPr>
        <w:t>. VISPĀRĒJI NOTEIKUMI</w:t>
      </w:r>
    </w:p>
    <w:p w14:paraId="767EEDCD" w14:textId="77777777" w:rsidR="00A74F1D" w:rsidRPr="00AA39C8" w:rsidRDefault="00A74F1D" w:rsidP="00A74F1D">
      <w:pPr>
        <w:jc w:val="both"/>
        <w:rPr>
          <w:sz w:val="22"/>
          <w:lang w:val="lv-LV"/>
        </w:rPr>
      </w:pPr>
    </w:p>
    <w:p w14:paraId="7E75CAA1" w14:textId="77777777" w:rsidR="00A74F1D" w:rsidRPr="00AA39C8" w:rsidRDefault="00714C06" w:rsidP="005F02F8">
      <w:pPr>
        <w:jc w:val="both"/>
        <w:rPr>
          <w:sz w:val="22"/>
          <w:lang w:val="lv-LV"/>
        </w:rPr>
      </w:pPr>
      <w:r w:rsidRPr="00AA39C8">
        <w:rPr>
          <w:sz w:val="22"/>
          <w:lang w:val="lv-LV"/>
        </w:rPr>
        <w:t>11</w:t>
      </w:r>
      <w:r w:rsidR="00A74F1D" w:rsidRPr="00AA39C8">
        <w:rPr>
          <w:sz w:val="22"/>
          <w:lang w:val="lv-LV"/>
        </w:rPr>
        <w:t>.1 Informācijas neizpaušana</w:t>
      </w:r>
    </w:p>
    <w:p w14:paraId="07EB77C1" w14:textId="77777777" w:rsidR="00886F5C" w:rsidRPr="00AA39C8" w:rsidRDefault="00886F5C" w:rsidP="005F02F8">
      <w:pPr>
        <w:jc w:val="both"/>
        <w:rPr>
          <w:sz w:val="22"/>
          <w:lang w:val="lv-LV"/>
        </w:rPr>
      </w:pPr>
      <w:r w:rsidRPr="00AA39C8">
        <w:rPr>
          <w:sz w:val="22"/>
          <w:lang w:val="lv-LV"/>
        </w:rPr>
        <w:t xml:space="preserve">Pakalpojumu sniegšanas un saņemšans procesā </w:t>
      </w:r>
      <w:r w:rsidR="00A74F1D" w:rsidRPr="00AA39C8">
        <w:rPr>
          <w:sz w:val="22"/>
          <w:lang w:val="lv-LV"/>
        </w:rPr>
        <w:t>Puses var sniegt viena otrai informāciju, kas ir konfidenciāla (turpmāk – Konfidenciāla Informācija). Konfidenciāla Informācija – tā ir tikai tā informācija, kas neietver informāciju, kas</w:t>
      </w:r>
      <w:r w:rsidRPr="00AA39C8">
        <w:rPr>
          <w:sz w:val="22"/>
          <w:lang w:val="lv-LV"/>
        </w:rPr>
        <w:t>:</w:t>
      </w:r>
    </w:p>
    <w:p w14:paraId="6F5DE4ED" w14:textId="77777777" w:rsidR="00886F5C" w:rsidRPr="00AA39C8" w:rsidRDefault="00A74F1D" w:rsidP="005F02F8">
      <w:pPr>
        <w:jc w:val="both"/>
        <w:rPr>
          <w:sz w:val="22"/>
          <w:lang w:val="lv-LV"/>
        </w:rPr>
      </w:pPr>
      <w:r w:rsidRPr="00AA39C8">
        <w:rPr>
          <w:sz w:val="22"/>
          <w:lang w:val="lv-LV"/>
        </w:rPr>
        <w:t xml:space="preserve">(a) ir </w:t>
      </w:r>
      <w:r w:rsidR="00886F5C" w:rsidRPr="00AA39C8">
        <w:rPr>
          <w:sz w:val="22"/>
          <w:lang w:val="lv-LV"/>
        </w:rPr>
        <w:t>publiski pieejama</w:t>
      </w:r>
      <w:r w:rsidRPr="00AA39C8">
        <w:rPr>
          <w:sz w:val="22"/>
          <w:lang w:val="lv-LV"/>
        </w:rPr>
        <w:t xml:space="preserve">; </w:t>
      </w:r>
    </w:p>
    <w:p w14:paraId="002452AF" w14:textId="77777777" w:rsidR="00886F5C" w:rsidRPr="00AA39C8" w:rsidRDefault="00A74F1D" w:rsidP="005F02F8">
      <w:pPr>
        <w:jc w:val="both"/>
        <w:rPr>
          <w:sz w:val="22"/>
          <w:lang w:val="lv-LV"/>
        </w:rPr>
      </w:pPr>
      <w:r w:rsidRPr="00AA39C8">
        <w:rPr>
          <w:sz w:val="22"/>
          <w:lang w:val="lv-LV"/>
        </w:rPr>
        <w:t>(</w:t>
      </w:r>
      <w:r w:rsidR="001C24B6" w:rsidRPr="00AA39C8">
        <w:rPr>
          <w:sz w:val="22"/>
          <w:lang w:val="lv-LV"/>
        </w:rPr>
        <w:t>b</w:t>
      </w:r>
      <w:r w:rsidRPr="00AA39C8">
        <w:rPr>
          <w:sz w:val="22"/>
          <w:lang w:val="lv-LV"/>
        </w:rPr>
        <w:t xml:space="preserve">) ir atklājama likumā paredzētajā kārtībā. </w:t>
      </w:r>
    </w:p>
    <w:p w14:paraId="0C84BD59" w14:textId="77777777" w:rsidR="00A74F1D" w:rsidRPr="00AA39C8" w:rsidRDefault="00A74F1D" w:rsidP="005F02F8">
      <w:pPr>
        <w:jc w:val="both"/>
        <w:rPr>
          <w:lang w:val="lv-LV"/>
        </w:rPr>
      </w:pPr>
      <w:r w:rsidRPr="00AA39C8">
        <w:rPr>
          <w:sz w:val="22"/>
          <w:lang w:val="lv-LV"/>
        </w:rPr>
        <w:t xml:space="preserve">Puses </w:t>
      </w:r>
      <w:r w:rsidR="00886F5C" w:rsidRPr="00AA39C8">
        <w:rPr>
          <w:sz w:val="22"/>
          <w:lang w:val="lv-LV"/>
        </w:rPr>
        <w:t>apņemas nodrošināt to, ka Pakalpojumu sniegšanas laikā iegūtā Konfidenciālā Informācija netiek izpausta trešajām personām</w:t>
      </w:r>
      <w:r w:rsidR="001C24B6" w:rsidRPr="00AA39C8">
        <w:rPr>
          <w:sz w:val="22"/>
          <w:lang w:val="lv-LV"/>
        </w:rPr>
        <w:t xml:space="preserve"> nevienā brīdī.</w:t>
      </w:r>
      <w:r w:rsidR="006A10EB" w:rsidRPr="00AA39C8">
        <w:rPr>
          <w:sz w:val="22"/>
          <w:lang w:val="lv-LV"/>
        </w:rPr>
        <w:t xml:space="preserve"> </w:t>
      </w:r>
      <w:r w:rsidR="006A10EB" w:rsidRPr="00AA39C8">
        <w:rPr>
          <w:lang w:val="lv-LV"/>
        </w:rPr>
        <w:t>Izpildītāja pienākums ir nodrošināt,ka šo nosacījumu izpilda arī Izpildītāja darbinieki, kā arī to,ka darbinieki ir parakstījuši visus saistītos dokumentus un līgumus šo nosacījumu izpildei.</w:t>
      </w:r>
    </w:p>
    <w:p w14:paraId="5B60B488" w14:textId="39F769CB" w:rsidR="006A10EB" w:rsidRPr="00AA39C8" w:rsidRDefault="006A10EB" w:rsidP="006A10EB">
      <w:pPr>
        <w:autoSpaceDE w:val="0"/>
        <w:autoSpaceDN w:val="0"/>
        <w:adjustRightInd w:val="0"/>
        <w:rPr>
          <w:lang w:val="lv-LV"/>
        </w:rPr>
      </w:pPr>
      <w:r w:rsidRPr="00AA39C8">
        <w:rPr>
          <w:lang w:val="lv-LV"/>
        </w:rPr>
        <w:lastRenderedPageBreak/>
        <w:t xml:space="preserve">Jebkuras instalācijas un izmaiņas sistēmā, epastu serveros un jebkur citur ir saskaņojamas ar uzņēmuma vadību </w:t>
      </w:r>
      <w:del w:id="36" w:author="Viecha" w:date="2016-11-08T02:11:00Z">
        <w:r w:rsidRPr="00AA39C8" w:rsidDel="0040701C">
          <w:rPr>
            <w:lang w:val="lv-LV"/>
          </w:rPr>
          <w:delText xml:space="preserve">caur </w:delText>
        </w:r>
      </w:del>
      <w:ins w:id="37" w:author="Viecha" w:date="2016-11-08T02:11:00Z">
        <w:r w:rsidR="0040701C">
          <w:rPr>
            <w:lang w:val="lv-LV"/>
          </w:rPr>
          <w:t>izmantojot</w:t>
        </w:r>
        <w:r w:rsidR="0040701C" w:rsidRPr="00AA39C8">
          <w:rPr>
            <w:lang w:val="lv-LV"/>
          </w:rPr>
          <w:t xml:space="preserve"> </w:t>
        </w:r>
      </w:ins>
      <w:r w:rsidRPr="00AA39C8">
        <w:rPr>
          <w:lang w:val="lv-LV"/>
        </w:rPr>
        <w:t>e</w:t>
      </w:r>
      <w:ins w:id="38" w:author="Viecha" w:date="2016-11-08T02:10:00Z">
        <w:r w:rsidR="0040701C">
          <w:rPr>
            <w:lang w:val="lv-LV"/>
          </w:rPr>
          <w:t>-</w:t>
        </w:r>
      </w:ins>
      <w:r w:rsidRPr="00AA39C8">
        <w:rPr>
          <w:lang w:val="lv-LV"/>
        </w:rPr>
        <w:t xml:space="preserve">pastu </w:t>
      </w:r>
      <w:r w:rsidR="009A75C3" w:rsidRPr="009A75C3">
        <w:rPr>
          <w:lang w:val="lv-LV"/>
          <w:rPrChange w:id="39" w:author="Viecha" w:date="2016-11-08T01:09:00Z">
            <w:rPr>
              <w:rStyle w:val="Hyperlink"/>
              <w:lang w:val="lv-LV"/>
            </w:rPr>
          </w:rPrChange>
        </w:rPr>
        <w:t>artis.voiteks@c</w:t>
      </w:r>
      <w:ins w:id="40" w:author="Viecha" w:date="2016-11-08T01:09:00Z">
        <w:r w:rsidR="009A75C3" w:rsidRPr="009A75C3">
          <w:rPr>
            <w:lang w:val="lv-LV"/>
            <w:rPrChange w:id="41" w:author="Viecha" w:date="2016-11-08T01:09:00Z">
              <w:rPr>
                <w:rStyle w:val="Hyperlink"/>
                <w:lang w:val="lv-LV"/>
              </w:rPr>
            </w:rPrChange>
          </w:rPr>
          <w:t>redium</w:t>
        </w:r>
      </w:ins>
      <w:del w:id="42" w:author="Viecha" w:date="2016-11-08T01:09:00Z">
        <w:r w:rsidR="009A75C3" w:rsidRPr="009A75C3" w:rsidDel="009A75C3">
          <w:rPr>
            <w:lang w:val="lv-LV"/>
            <w:rPrChange w:id="43" w:author="Viecha" w:date="2016-11-08T01:09:00Z">
              <w:rPr>
                <w:rStyle w:val="Hyperlink"/>
                <w:lang w:val="lv-LV"/>
              </w:rPr>
            </w:rPrChange>
          </w:rPr>
          <w:delText>osmoss</w:delText>
        </w:r>
      </w:del>
      <w:r w:rsidR="009A75C3" w:rsidRPr="009A75C3">
        <w:rPr>
          <w:lang w:val="lv-LV"/>
          <w:rPrChange w:id="44" w:author="Viecha" w:date="2016-11-08T01:09:00Z">
            <w:rPr>
              <w:rStyle w:val="Hyperlink"/>
              <w:lang w:val="lv-LV"/>
            </w:rPr>
          </w:rPrChange>
        </w:rPr>
        <w:t>.</w:t>
      </w:r>
      <w:del w:id="45" w:author="Viecha" w:date="2016-11-08T01:09:00Z">
        <w:r w:rsidR="009A75C3" w:rsidRPr="009A75C3" w:rsidDel="009A75C3">
          <w:rPr>
            <w:lang w:val="lv-LV"/>
            <w:rPrChange w:id="46" w:author="Viecha" w:date="2016-11-08T01:09:00Z">
              <w:rPr>
                <w:rStyle w:val="Hyperlink"/>
                <w:lang w:val="lv-LV"/>
              </w:rPr>
            </w:rPrChange>
          </w:rPr>
          <w:delText>l</w:delText>
        </w:r>
      </w:del>
      <w:ins w:id="47" w:author="Viecha" w:date="2016-11-08T01:09:00Z">
        <w:r w:rsidR="009A75C3">
          <w:rPr>
            <w:lang w:val="lv-LV"/>
          </w:rPr>
          <w:t>ge</w:t>
        </w:r>
      </w:ins>
      <w:del w:id="48" w:author="Viecha" w:date="2016-11-08T01:09:00Z">
        <w:r w:rsidR="009A75C3" w:rsidRPr="009A75C3" w:rsidDel="009A75C3">
          <w:rPr>
            <w:lang w:val="lv-LV"/>
            <w:rPrChange w:id="49" w:author="Viecha" w:date="2016-11-08T01:09:00Z">
              <w:rPr>
                <w:rStyle w:val="Hyperlink"/>
                <w:lang w:val="lv-LV"/>
              </w:rPr>
            </w:rPrChange>
          </w:rPr>
          <w:delText>v</w:delText>
        </w:r>
      </w:del>
      <w:r w:rsidRPr="00AA39C8">
        <w:rPr>
          <w:lang w:val="lv-LV"/>
        </w:rPr>
        <w:t xml:space="preserve">. </w:t>
      </w:r>
    </w:p>
    <w:p w14:paraId="27FAAC46" w14:textId="77777777" w:rsidR="003100A9" w:rsidRPr="00AA39C8" w:rsidRDefault="003100A9" w:rsidP="006A10EB">
      <w:pPr>
        <w:autoSpaceDE w:val="0"/>
        <w:autoSpaceDN w:val="0"/>
        <w:adjustRightInd w:val="0"/>
        <w:rPr>
          <w:lang w:val="lv-LV"/>
        </w:rPr>
      </w:pPr>
      <w:r w:rsidRPr="00AA39C8">
        <w:rPr>
          <w:lang w:val="lv-LV"/>
        </w:rPr>
        <w:t>Jebkurai informācijai, kura nav atrodama publiski un kuru līguma izpildes laikā par Pasūtītāju ir saņēmis vai uzzinājis Izpildītājs, tiek piešķirts Izpildītāja komercnoslēpuma statuss.</w:t>
      </w:r>
    </w:p>
    <w:p w14:paraId="56AFD30B" w14:textId="77777777" w:rsidR="006A10EB" w:rsidRPr="00AA39C8" w:rsidRDefault="006A10EB" w:rsidP="005F02F8">
      <w:pPr>
        <w:jc w:val="both"/>
        <w:rPr>
          <w:sz w:val="22"/>
          <w:lang w:val="lv-LV"/>
        </w:rPr>
      </w:pPr>
    </w:p>
    <w:p w14:paraId="32403021" w14:textId="77777777" w:rsidR="00A74F1D" w:rsidRPr="00AA39C8" w:rsidRDefault="00714C06" w:rsidP="005F02F8">
      <w:pPr>
        <w:jc w:val="both"/>
        <w:rPr>
          <w:sz w:val="22"/>
          <w:lang w:val="lv-LV"/>
        </w:rPr>
      </w:pPr>
      <w:r w:rsidRPr="00AA39C8">
        <w:rPr>
          <w:sz w:val="22"/>
          <w:lang w:val="lv-LV"/>
        </w:rPr>
        <w:t>11</w:t>
      </w:r>
      <w:r w:rsidR="002D0355" w:rsidRPr="00AA39C8">
        <w:rPr>
          <w:sz w:val="22"/>
          <w:lang w:val="lv-LV"/>
        </w:rPr>
        <w:t>.</w:t>
      </w:r>
      <w:r w:rsidR="004331B1" w:rsidRPr="00AA39C8">
        <w:rPr>
          <w:sz w:val="22"/>
          <w:lang w:val="lv-LV"/>
        </w:rPr>
        <w:t>2</w:t>
      </w:r>
      <w:r w:rsidR="002D0355" w:rsidRPr="00AA39C8">
        <w:rPr>
          <w:sz w:val="22"/>
          <w:lang w:val="lv-LV"/>
        </w:rPr>
        <w:t xml:space="preserve"> </w:t>
      </w:r>
      <w:r w:rsidR="00A74F1D" w:rsidRPr="00AA39C8">
        <w:rPr>
          <w:sz w:val="22"/>
          <w:lang w:val="lv-LV"/>
        </w:rPr>
        <w:t>Spēkā esošie likumi</w:t>
      </w:r>
    </w:p>
    <w:p w14:paraId="63832160" w14:textId="77777777" w:rsidR="00A74F1D" w:rsidRPr="00AA39C8" w:rsidRDefault="004331B1" w:rsidP="005F02F8">
      <w:pPr>
        <w:jc w:val="both"/>
        <w:rPr>
          <w:sz w:val="22"/>
          <w:lang w:val="lv-LV"/>
        </w:rPr>
      </w:pPr>
      <w:r w:rsidRPr="00AA39C8">
        <w:rPr>
          <w:sz w:val="22"/>
          <w:lang w:val="lv-LV"/>
        </w:rPr>
        <w:t>Šis l</w:t>
      </w:r>
      <w:r w:rsidR="00A74F1D" w:rsidRPr="00AA39C8">
        <w:rPr>
          <w:sz w:val="22"/>
          <w:lang w:val="lv-LV"/>
        </w:rPr>
        <w:t>īgums ir pildāms, un visi saistītie jautājumi, kas rodas no tā, ir izskatāmi Latvijas Republikas likumos paredzētajā kārtībā un ir pakļauti Latvijas ties</w:t>
      </w:r>
      <w:r w:rsidR="003755BE" w:rsidRPr="00AA39C8">
        <w:rPr>
          <w:sz w:val="22"/>
          <w:lang w:val="lv-LV"/>
        </w:rPr>
        <w:t>u</w:t>
      </w:r>
      <w:r w:rsidR="00A74F1D" w:rsidRPr="00AA39C8">
        <w:rPr>
          <w:sz w:val="22"/>
          <w:lang w:val="lv-LV"/>
        </w:rPr>
        <w:t xml:space="preserve"> jurisdikcijai.  </w:t>
      </w:r>
    </w:p>
    <w:p w14:paraId="38A45357" w14:textId="77777777" w:rsidR="00A74F1D" w:rsidRPr="00AA39C8" w:rsidRDefault="00714C06" w:rsidP="005F02F8">
      <w:pPr>
        <w:jc w:val="both"/>
        <w:rPr>
          <w:sz w:val="22"/>
          <w:lang w:val="lv-LV"/>
        </w:rPr>
      </w:pPr>
      <w:r w:rsidRPr="00AA39C8">
        <w:rPr>
          <w:sz w:val="22"/>
          <w:lang w:val="lv-LV"/>
        </w:rPr>
        <w:t>11</w:t>
      </w:r>
      <w:r w:rsidR="00A74F1D" w:rsidRPr="00AA39C8">
        <w:rPr>
          <w:sz w:val="22"/>
          <w:lang w:val="lv-LV"/>
        </w:rPr>
        <w:t>.</w:t>
      </w:r>
      <w:r w:rsidR="004331B1" w:rsidRPr="00AA39C8">
        <w:rPr>
          <w:sz w:val="22"/>
          <w:lang w:val="lv-LV"/>
        </w:rPr>
        <w:t>3</w:t>
      </w:r>
      <w:r w:rsidR="00A74F1D" w:rsidRPr="00AA39C8">
        <w:rPr>
          <w:sz w:val="22"/>
          <w:lang w:val="lv-LV"/>
        </w:rPr>
        <w:t xml:space="preserve"> Paziņojumi</w:t>
      </w:r>
    </w:p>
    <w:p w14:paraId="131E06ED" w14:textId="77777777" w:rsidR="00A74F1D" w:rsidRPr="00AA39C8" w:rsidRDefault="00A74F1D" w:rsidP="005F02F8">
      <w:pPr>
        <w:jc w:val="both"/>
        <w:rPr>
          <w:sz w:val="22"/>
          <w:lang w:val="lv-LV"/>
        </w:rPr>
      </w:pPr>
      <w:r w:rsidRPr="00AA39C8">
        <w:rPr>
          <w:sz w:val="22"/>
          <w:lang w:val="lv-LV"/>
        </w:rPr>
        <w:t xml:space="preserve">Visi paziņojumi, ieskaitot paziņojumus par adreses maiņu, kuriem jābūt izsūtītiem saskaņā ar šā līguma noteikumiem, iesniedzami rakstiski un uzskatāmi par iesniegtiem, kad tie tiek nodoti citai pusei personīgi, </w:t>
      </w:r>
      <w:r w:rsidR="003755BE" w:rsidRPr="00AA39C8">
        <w:rPr>
          <w:sz w:val="22"/>
          <w:lang w:val="lv-LV"/>
        </w:rPr>
        <w:t xml:space="preserve">pa </w:t>
      </w:r>
      <w:r w:rsidRPr="00AA39C8">
        <w:rPr>
          <w:sz w:val="22"/>
          <w:lang w:val="lv-LV"/>
        </w:rPr>
        <w:t xml:space="preserve">pastu </w:t>
      </w:r>
      <w:r w:rsidR="003755BE" w:rsidRPr="00AA39C8">
        <w:rPr>
          <w:sz w:val="22"/>
          <w:lang w:val="lv-LV"/>
        </w:rPr>
        <w:t xml:space="preserve">ierakstītā vēstulē </w:t>
      </w:r>
      <w:r w:rsidRPr="00AA39C8">
        <w:rPr>
          <w:sz w:val="22"/>
          <w:lang w:val="lv-LV"/>
        </w:rPr>
        <w:t xml:space="preserve">vai jebkurā citā veidā, kad </w:t>
      </w:r>
      <w:r w:rsidR="003755BE" w:rsidRPr="00AA39C8">
        <w:rPr>
          <w:sz w:val="22"/>
          <w:lang w:val="lv-LV"/>
        </w:rPr>
        <w:t xml:space="preserve">saņēmēja </w:t>
      </w:r>
      <w:r w:rsidRPr="00AA39C8">
        <w:rPr>
          <w:sz w:val="22"/>
          <w:lang w:val="lv-LV"/>
        </w:rPr>
        <w:t xml:space="preserve">puse apstiprina to saņemšanu. </w:t>
      </w:r>
    </w:p>
    <w:p w14:paraId="01FC6F2B" w14:textId="77777777" w:rsidR="004331B1" w:rsidRPr="00AA39C8" w:rsidRDefault="004331B1" w:rsidP="005F02F8">
      <w:pPr>
        <w:jc w:val="both"/>
        <w:rPr>
          <w:sz w:val="22"/>
          <w:lang w:val="lv-LV"/>
        </w:rPr>
      </w:pPr>
    </w:p>
    <w:p w14:paraId="4C417985" w14:textId="77777777" w:rsidR="00A74F1D" w:rsidRPr="00AA39C8" w:rsidRDefault="00714C06" w:rsidP="005F02F8">
      <w:pPr>
        <w:jc w:val="both"/>
        <w:rPr>
          <w:sz w:val="22"/>
          <w:lang w:val="lv-LV"/>
        </w:rPr>
      </w:pPr>
      <w:r w:rsidRPr="00AA39C8">
        <w:rPr>
          <w:sz w:val="22"/>
          <w:lang w:val="lv-LV"/>
        </w:rPr>
        <w:t>11</w:t>
      </w:r>
      <w:r w:rsidR="004331B1" w:rsidRPr="00AA39C8">
        <w:rPr>
          <w:sz w:val="22"/>
          <w:lang w:val="lv-LV"/>
        </w:rPr>
        <w:t>.4</w:t>
      </w:r>
      <w:r w:rsidR="00A74F1D" w:rsidRPr="00AA39C8">
        <w:rPr>
          <w:sz w:val="22"/>
          <w:lang w:val="lv-LV"/>
        </w:rPr>
        <w:t xml:space="preserve"> </w:t>
      </w:r>
      <w:r w:rsidR="003755BE" w:rsidRPr="00AA39C8">
        <w:rPr>
          <w:sz w:val="22"/>
          <w:lang w:val="lv-LV"/>
        </w:rPr>
        <w:t>Līgums un tā pielikumi</w:t>
      </w:r>
    </w:p>
    <w:p w14:paraId="06DFC64E" w14:textId="77777777" w:rsidR="0035418A" w:rsidRPr="00AA39C8" w:rsidRDefault="003755BE" w:rsidP="005F02F8">
      <w:pPr>
        <w:jc w:val="both"/>
        <w:rPr>
          <w:sz w:val="22"/>
          <w:lang w:val="lv-LV"/>
        </w:rPr>
      </w:pPr>
      <w:r w:rsidRPr="00AA39C8">
        <w:rPr>
          <w:sz w:val="22"/>
          <w:lang w:val="lv-LV"/>
        </w:rPr>
        <w:t xml:space="preserve">Šim </w:t>
      </w:r>
      <w:r w:rsidR="004331B1" w:rsidRPr="00AA39C8">
        <w:rPr>
          <w:sz w:val="22"/>
          <w:lang w:val="lv-LV"/>
        </w:rPr>
        <w:t>l</w:t>
      </w:r>
      <w:r w:rsidRPr="00AA39C8">
        <w:rPr>
          <w:sz w:val="22"/>
          <w:lang w:val="lv-LV"/>
        </w:rPr>
        <w:t>īgumam ir d</w:t>
      </w:r>
      <w:r w:rsidR="0035418A" w:rsidRPr="00AA39C8">
        <w:rPr>
          <w:sz w:val="22"/>
          <w:lang w:val="lv-LV"/>
        </w:rPr>
        <w:t>ivi p</w:t>
      </w:r>
      <w:r w:rsidRPr="00AA39C8">
        <w:rPr>
          <w:sz w:val="22"/>
          <w:lang w:val="lv-LV"/>
        </w:rPr>
        <w:t>ielikumi: Pielikums Nr.1</w:t>
      </w:r>
      <w:r w:rsidR="0035418A" w:rsidRPr="00AA39C8">
        <w:rPr>
          <w:sz w:val="22"/>
          <w:lang w:val="lv-LV"/>
        </w:rPr>
        <w:t xml:space="preserve"> un</w:t>
      </w:r>
      <w:r w:rsidR="003F2B26" w:rsidRPr="00AA39C8">
        <w:rPr>
          <w:sz w:val="22"/>
          <w:lang w:val="lv-LV"/>
        </w:rPr>
        <w:t xml:space="preserve"> </w:t>
      </w:r>
      <w:r w:rsidR="004331B1" w:rsidRPr="00AA39C8">
        <w:rPr>
          <w:sz w:val="22"/>
          <w:lang w:val="lv-LV"/>
        </w:rPr>
        <w:t>pielikums Nr.2</w:t>
      </w:r>
      <w:r w:rsidR="0035418A" w:rsidRPr="00AA39C8">
        <w:rPr>
          <w:sz w:val="22"/>
          <w:lang w:val="lv-LV"/>
        </w:rPr>
        <w:t>.</w:t>
      </w:r>
    </w:p>
    <w:p w14:paraId="51C7406D" w14:textId="77777777" w:rsidR="004331B1" w:rsidRPr="00AA39C8" w:rsidRDefault="004331B1" w:rsidP="005F02F8">
      <w:pPr>
        <w:jc w:val="both"/>
        <w:rPr>
          <w:sz w:val="22"/>
          <w:lang w:val="lv-LV"/>
        </w:rPr>
      </w:pPr>
    </w:p>
    <w:p w14:paraId="63FF883C" w14:textId="77777777" w:rsidR="004331B1" w:rsidRPr="00AA39C8" w:rsidRDefault="00714C06" w:rsidP="005F02F8">
      <w:pPr>
        <w:jc w:val="both"/>
        <w:rPr>
          <w:sz w:val="22"/>
          <w:lang w:val="lv-LV"/>
        </w:rPr>
      </w:pPr>
      <w:r w:rsidRPr="00AA39C8">
        <w:rPr>
          <w:sz w:val="22"/>
          <w:lang w:val="lv-LV"/>
        </w:rPr>
        <w:t>11</w:t>
      </w:r>
      <w:r w:rsidR="004331B1" w:rsidRPr="00AA39C8">
        <w:rPr>
          <w:sz w:val="22"/>
          <w:lang w:val="lv-LV"/>
        </w:rPr>
        <w:t>.5. Jebkādas izmaiņas līgumā un/vai tā pielikumos ir spēkā, ja tie ir sastādīti rakstiski un apstiprināti ar abu Pušu zīmogiem un pilnvaroto personu parakstiem.</w:t>
      </w:r>
    </w:p>
    <w:p w14:paraId="5D1A628D" w14:textId="77777777" w:rsidR="003100A9" w:rsidRPr="00AA39C8" w:rsidDel="009A75C3" w:rsidRDefault="003100A9" w:rsidP="005F02F8">
      <w:pPr>
        <w:jc w:val="both"/>
        <w:rPr>
          <w:del w:id="50" w:author="Viecha" w:date="2016-11-08T01:09:00Z"/>
          <w:sz w:val="22"/>
          <w:lang w:val="lv-LV"/>
        </w:rPr>
      </w:pPr>
    </w:p>
    <w:p w14:paraId="5843A59F" w14:textId="77777777" w:rsidR="003100A9" w:rsidRPr="00AA39C8" w:rsidDel="009A75C3" w:rsidRDefault="003100A9" w:rsidP="005F02F8">
      <w:pPr>
        <w:jc w:val="both"/>
        <w:rPr>
          <w:del w:id="51" w:author="Viecha" w:date="2016-11-08T01:09:00Z"/>
          <w:sz w:val="22"/>
          <w:lang w:val="lv-LV"/>
        </w:rPr>
      </w:pPr>
      <w:del w:id="52" w:author="Viecha" w:date="2016-11-08T01:09:00Z">
        <w:r w:rsidRPr="00AA39C8" w:rsidDel="009A75C3">
          <w:rPr>
            <w:sz w:val="22"/>
            <w:lang w:val="lv-LV"/>
          </w:rPr>
          <w:delText>11.6. Pirmā mēneša maksa iekļauj arī IT sistēmas uzstādīšanu un izveidi. Izpildītājs apņemas izvietot savus darba resursus Pasūtītājam tā,lai divu nedēļu laikā noritētu IT sistēmas izveidošana un uzstādīšana.</w:delText>
        </w:r>
      </w:del>
    </w:p>
    <w:p w14:paraId="36359BE7" w14:textId="77777777" w:rsidR="005F02F8" w:rsidRPr="00AA39C8" w:rsidRDefault="005F02F8" w:rsidP="005F02F8">
      <w:pPr>
        <w:jc w:val="both"/>
        <w:rPr>
          <w:sz w:val="22"/>
          <w:lang w:val="lv-LV"/>
        </w:rPr>
      </w:pPr>
    </w:p>
    <w:p w14:paraId="41AAD046" w14:textId="77777777" w:rsidR="005F02F8" w:rsidRPr="00AA39C8" w:rsidRDefault="00714C06" w:rsidP="00A74F1D">
      <w:pPr>
        <w:jc w:val="both"/>
        <w:rPr>
          <w:sz w:val="22"/>
          <w:lang w:val="lv-LV"/>
        </w:rPr>
      </w:pPr>
      <w:r w:rsidRPr="00AA39C8">
        <w:rPr>
          <w:sz w:val="22"/>
          <w:lang w:val="lv-LV"/>
        </w:rPr>
        <w:t>11</w:t>
      </w:r>
      <w:r w:rsidR="000B570B" w:rsidRPr="00AA39C8">
        <w:rPr>
          <w:sz w:val="22"/>
          <w:lang w:val="lv-LV"/>
        </w:rPr>
        <w:t>.</w:t>
      </w:r>
      <w:r w:rsidRPr="00AA39C8">
        <w:rPr>
          <w:sz w:val="22"/>
          <w:lang w:val="lv-LV"/>
        </w:rPr>
        <w:t>7</w:t>
      </w:r>
      <w:r w:rsidR="000B570B" w:rsidRPr="00AA39C8">
        <w:rPr>
          <w:sz w:val="22"/>
          <w:lang w:val="lv-LV"/>
        </w:rPr>
        <w:t xml:space="preserve"> Pušu </w:t>
      </w:r>
      <w:r w:rsidR="00383BB0" w:rsidRPr="00AA39C8">
        <w:rPr>
          <w:sz w:val="22"/>
          <w:lang w:val="lv-LV"/>
        </w:rPr>
        <w:t>rekvizīti un paraksti</w:t>
      </w:r>
    </w:p>
    <w:p w14:paraId="5104E1B9" w14:textId="77777777" w:rsidR="00383BB0" w:rsidRPr="00AA39C8" w:rsidRDefault="00383BB0" w:rsidP="00A74F1D">
      <w:pPr>
        <w:jc w:val="both"/>
        <w:rPr>
          <w:sz w:val="22"/>
          <w:lang w:val="lv-LV"/>
        </w:rPr>
      </w:pPr>
    </w:p>
    <w:tbl>
      <w:tblPr>
        <w:tblW w:w="0" w:type="auto"/>
        <w:tblLook w:val="01E0" w:firstRow="1" w:lastRow="1" w:firstColumn="1" w:lastColumn="1" w:noHBand="0" w:noVBand="0"/>
      </w:tblPr>
      <w:tblGrid>
        <w:gridCol w:w="4428"/>
        <w:gridCol w:w="4428"/>
      </w:tblGrid>
      <w:tr w:rsidR="00383BB0" w:rsidRPr="00AA39C8" w14:paraId="267C462E" w14:textId="77777777" w:rsidTr="0027253B">
        <w:tc>
          <w:tcPr>
            <w:tcW w:w="4428" w:type="dxa"/>
            <w:shd w:val="clear" w:color="auto" w:fill="auto"/>
          </w:tcPr>
          <w:p w14:paraId="43545D4F" w14:textId="77777777" w:rsidR="00383BB0" w:rsidRPr="00AA39C8" w:rsidRDefault="00383BB0" w:rsidP="005F02F8">
            <w:pPr>
              <w:jc w:val="both"/>
              <w:rPr>
                <w:sz w:val="22"/>
                <w:lang w:val="lv-LV"/>
              </w:rPr>
            </w:pPr>
            <w:r w:rsidRPr="00AA39C8">
              <w:rPr>
                <w:sz w:val="22"/>
                <w:lang w:val="lv-LV"/>
              </w:rPr>
              <w:t>Izpildītājs</w:t>
            </w:r>
          </w:p>
          <w:p w14:paraId="168C7725" w14:textId="77777777" w:rsidR="00383BB0" w:rsidRPr="00AA39C8" w:rsidRDefault="00383BB0" w:rsidP="005F02F8">
            <w:pPr>
              <w:jc w:val="both"/>
              <w:rPr>
                <w:sz w:val="22"/>
                <w:lang w:val="lv-LV"/>
              </w:rPr>
            </w:pPr>
          </w:p>
          <w:p w14:paraId="25C378F2" w14:textId="77777777" w:rsidR="00383BB0" w:rsidRPr="00AA39C8" w:rsidRDefault="00477649" w:rsidP="005F02F8">
            <w:pPr>
              <w:jc w:val="both"/>
              <w:rPr>
                <w:sz w:val="22"/>
                <w:lang w:val="lv-LV"/>
              </w:rPr>
            </w:pPr>
            <w:r w:rsidRPr="00AA39C8">
              <w:rPr>
                <w:sz w:val="22"/>
                <w:lang w:val="lv-LV"/>
              </w:rPr>
              <w:t>PROMPT</w:t>
            </w:r>
            <w:r w:rsidR="00383BB0" w:rsidRPr="00AA39C8">
              <w:rPr>
                <w:sz w:val="22"/>
                <w:lang w:val="lv-LV"/>
              </w:rPr>
              <w:t xml:space="preserve">, SIA   </w:t>
            </w:r>
          </w:p>
          <w:p w14:paraId="57039FB9" w14:textId="77777777" w:rsidR="0090114D" w:rsidRPr="00AA39C8" w:rsidRDefault="00477649" w:rsidP="005F02F8">
            <w:pPr>
              <w:jc w:val="both"/>
              <w:rPr>
                <w:sz w:val="22"/>
                <w:lang w:val="lv-LV"/>
              </w:rPr>
            </w:pPr>
            <w:r w:rsidRPr="00AA39C8">
              <w:rPr>
                <w:sz w:val="22"/>
                <w:lang w:val="lv-LV"/>
              </w:rPr>
              <w:t>Piena iela 16-9</w:t>
            </w:r>
            <w:r w:rsidR="0090114D" w:rsidRPr="00AA39C8">
              <w:rPr>
                <w:sz w:val="22"/>
                <w:lang w:val="lv-LV"/>
              </w:rPr>
              <w:t>, Rīga, LV-1045</w:t>
            </w:r>
          </w:p>
          <w:p w14:paraId="411364CF" w14:textId="77777777" w:rsidR="00383BB0" w:rsidRPr="00AA39C8" w:rsidRDefault="00383BB0" w:rsidP="005F02F8">
            <w:pPr>
              <w:jc w:val="both"/>
              <w:rPr>
                <w:sz w:val="22"/>
                <w:lang w:val="lv-LV"/>
              </w:rPr>
            </w:pPr>
            <w:r w:rsidRPr="00AA39C8">
              <w:rPr>
                <w:sz w:val="22"/>
                <w:lang w:val="lv-LV"/>
              </w:rPr>
              <w:t>Reģ.nr</w:t>
            </w:r>
            <w:r w:rsidR="00477649" w:rsidRPr="00AA39C8">
              <w:rPr>
                <w:sz w:val="22"/>
                <w:lang w:val="lv-LV"/>
              </w:rPr>
              <w:t xml:space="preserve">. </w:t>
            </w:r>
            <w:r w:rsidRPr="00AA39C8">
              <w:rPr>
                <w:sz w:val="22"/>
                <w:lang w:val="lv-LV"/>
              </w:rPr>
              <w:t xml:space="preserve"> </w:t>
            </w:r>
            <w:r w:rsidR="00477649" w:rsidRPr="00AA39C8">
              <w:rPr>
                <w:sz w:val="22"/>
                <w:lang w:val="lv-LV"/>
              </w:rPr>
              <w:t>40003854977</w:t>
            </w:r>
            <w:r w:rsidRPr="00AA39C8">
              <w:rPr>
                <w:sz w:val="22"/>
                <w:lang w:val="lv-LV"/>
              </w:rPr>
              <w:tab/>
            </w:r>
          </w:p>
          <w:p w14:paraId="200F228E" w14:textId="77777777" w:rsidR="00383BB0" w:rsidRPr="00AA39C8" w:rsidRDefault="00383BB0" w:rsidP="005F02F8">
            <w:pPr>
              <w:jc w:val="both"/>
              <w:rPr>
                <w:sz w:val="22"/>
                <w:lang w:val="lv-LV"/>
              </w:rPr>
            </w:pPr>
            <w:r w:rsidRPr="00AA39C8">
              <w:rPr>
                <w:sz w:val="22"/>
                <w:lang w:val="lv-LV"/>
              </w:rPr>
              <w:t>PVN reģistra Nr. LV</w:t>
            </w:r>
            <w:r w:rsidR="00477649" w:rsidRPr="00AA39C8">
              <w:rPr>
                <w:sz w:val="22"/>
                <w:lang w:val="lv-LV"/>
              </w:rPr>
              <w:t>40003854977</w:t>
            </w:r>
            <w:r w:rsidRPr="00AA39C8">
              <w:rPr>
                <w:sz w:val="22"/>
                <w:lang w:val="lv-LV"/>
              </w:rPr>
              <w:tab/>
            </w:r>
          </w:p>
          <w:p w14:paraId="7FAD74C1" w14:textId="77777777" w:rsidR="00383BB0" w:rsidRPr="00AA39C8" w:rsidRDefault="00383BB0" w:rsidP="005F02F8">
            <w:pPr>
              <w:jc w:val="both"/>
              <w:rPr>
                <w:sz w:val="22"/>
                <w:lang w:val="lv-LV"/>
              </w:rPr>
            </w:pPr>
            <w:r w:rsidRPr="00AA39C8">
              <w:rPr>
                <w:sz w:val="22"/>
                <w:lang w:val="lv-LV"/>
              </w:rPr>
              <w:t xml:space="preserve">Konts: </w:t>
            </w:r>
            <w:r w:rsidRPr="00AA39C8">
              <w:rPr>
                <w:sz w:val="22"/>
                <w:lang w:val="lv-LV"/>
              </w:rPr>
              <w:tab/>
            </w:r>
            <w:r w:rsidR="00477649" w:rsidRPr="00AA39C8">
              <w:rPr>
                <w:sz w:val="22"/>
                <w:lang w:val="lv-LV"/>
              </w:rPr>
              <w:t>LV85HABA0551014333050</w:t>
            </w:r>
          </w:p>
          <w:p w14:paraId="3C6501C8" w14:textId="77777777" w:rsidR="00383BB0" w:rsidRPr="00AA39C8" w:rsidRDefault="00477649" w:rsidP="005F02F8">
            <w:pPr>
              <w:jc w:val="both"/>
              <w:rPr>
                <w:sz w:val="22"/>
                <w:lang w:val="lv-LV"/>
              </w:rPr>
            </w:pPr>
            <w:r w:rsidRPr="00AA39C8">
              <w:rPr>
                <w:sz w:val="22"/>
                <w:lang w:val="lv-LV"/>
              </w:rPr>
              <w:t>Swedbank AS</w:t>
            </w:r>
          </w:p>
          <w:p w14:paraId="0A021E44" w14:textId="77777777" w:rsidR="00383BB0" w:rsidRPr="00AA39C8" w:rsidRDefault="00383BB0" w:rsidP="005F02F8">
            <w:pPr>
              <w:jc w:val="both"/>
              <w:rPr>
                <w:sz w:val="22"/>
                <w:lang w:val="lv-LV"/>
              </w:rPr>
            </w:pPr>
            <w:r w:rsidRPr="00AA39C8">
              <w:rPr>
                <w:sz w:val="22"/>
                <w:lang w:val="lv-LV"/>
              </w:rPr>
              <w:t>Bankas kods: HABALV22</w:t>
            </w:r>
          </w:p>
          <w:p w14:paraId="0E4FCA8F" w14:textId="77777777" w:rsidR="00383BB0" w:rsidRPr="00AA39C8" w:rsidRDefault="00383BB0" w:rsidP="005F02F8">
            <w:pPr>
              <w:jc w:val="both"/>
              <w:rPr>
                <w:sz w:val="22"/>
                <w:lang w:val="lv-LV"/>
              </w:rPr>
            </w:pPr>
          </w:p>
          <w:p w14:paraId="261A77BD" w14:textId="77777777" w:rsidR="00383BB0" w:rsidRPr="00AA39C8" w:rsidRDefault="00383BB0" w:rsidP="005F02F8">
            <w:pPr>
              <w:jc w:val="both"/>
              <w:rPr>
                <w:sz w:val="22"/>
                <w:lang w:val="lv-LV"/>
              </w:rPr>
            </w:pPr>
          </w:p>
          <w:p w14:paraId="60705271" w14:textId="77777777" w:rsidR="00383BB0" w:rsidRPr="00AA39C8" w:rsidRDefault="00383BB0" w:rsidP="005F02F8">
            <w:pPr>
              <w:jc w:val="both"/>
              <w:rPr>
                <w:sz w:val="22"/>
                <w:lang w:val="lv-LV"/>
              </w:rPr>
            </w:pPr>
            <w:r w:rsidRPr="00AA39C8">
              <w:rPr>
                <w:sz w:val="22"/>
                <w:lang w:val="lv-LV"/>
              </w:rPr>
              <w:t>Paraksts</w:t>
            </w:r>
            <w:r w:rsidRPr="00AA39C8">
              <w:rPr>
                <w:sz w:val="22"/>
                <w:lang w:val="lv-LV"/>
              </w:rPr>
              <w:tab/>
              <w:t>: ………………….</w:t>
            </w:r>
          </w:p>
          <w:p w14:paraId="5017AF83" w14:textId="77777777" w:rsidR="00383BB0" w:rsidRPr="00AA39C8" w:rsidRDefault="00383BB0" w:rsidP="005F02F8">
            <w:pPr>
              <w:jc w:val="both"/>
              <w:rPr>
                <w:sz w:val="22"/>
                <w:lang w:val="lv-LV"/>
              </w:rPr>
            </w:pPr>
          </w:p>
          <w:p w14:paraId="37B51519" w14:textId="77777777" w:rsidR="00383BB0" w:rsidRPr="00AA39C8" w:rsidRDefault="00383BB0" w:rsidP="005F02F8">
            <w:pPr>
              <w:jc w:val="both"/>
              <w:rPr>
                <w:sz w:val="22"/>
                <w:lang w:val="lv-LV"/>
              </w:rPr>
            </w:pPr>
            <w:r w:rsidRPr="00AA39C8">
              <w:rPr>
                <w:sz w:val="22"/>
                <w:lang w:val="lv-LV"/>
              </w:rPr>
              <w:t xml:space="preserve">Pārstāvis       : </w:t>
            </w:r>
            <w:r w:rsidR="00512450" w:rsidRPr="00AA39C8">
              <w:rPr>
                <w:sz w:val="22"/>
                <w:lang w:val="lv-LV"/>
              </w:rPr>
              <w:t>Oskars Luste</w:t>
            </w:r>
          </w:p>
          <w:p w14:paraId="38F73820" w14:textId="77777777" w:rsidR="00383BB0" w:rsidRPr="00AA39C8" w:rsidRDefault="00383BB0" w:rsidP="005F02F8">
            <w:pPr>
              <w:jc w:val="both"/>
              <w:rPr>
                <w:sz w:val="22"/>
                <w:lang w:val="lv-LV"/>
              </w:rPr>
            </w:pPr>
          </w:p>
          <w:p w14:paraId="7F30E782" w14:textId="77777777" w:rsidR="00383BB0" w:rsidRPr="00AA39C8" w:rsidRDefault="00383BB0" w:rsidP="005F02F8">
            <w:pPr>
              <w:jc w:val="both"/>
              <w:rPr>
                <w:sz w:val="22"/>
                <w:lang w:val="lv-LV"/>
              </w:rPr>
            </w:pPr>
            <w:r w:rsidRPr="00AA39C8">
              <w:rPr>
                <w:sz w:val="22"/>
                <w:lang w:val="lv-LV"/>
              </w:rPr>
              <w:t xml:space="preserve">Amats           : </w:t>
            </w:r>
            <w:r w:rsidR="0090114D" w:rsidRPr="00AA39C8">
              <w:rPr>
                <w:sz w:val="22"/>
                <w:lang w:val="lv-LV"/>
              </w:rPr>
              <w:t xml:space="preserve">Valdes </w:t>
            </w:r>
            <w:r w:rsidR="00512450" w:rsidRPr="00AA39C8">
              <w:rPr>
                <w:sz w:val="22"/>
                <w:lang w:val="lv-LV"/>
              </w:rPr>
              <w:t>priekšsēdētājs</w:t>
            </w:r>
          </w:p>
          <w:p w14:paraId="122E55CC" w14:textId="77777777" w:rsidR="00383BB0" w:rsidRPr="00AA39C8" w:rsidRDefault="00383BB0" w:rsidP="005F02F8">
            <w:pPr>
              <w:jc w:val="both"/>
              <w:rPr>
                <w:sz w:val="22"/>
                <w:lang w:val="lv-LV"/>
              </w:rPr>
            </w:pPr>
          </w:p>
          <w:p w14:paraId="169E386C" w14:textId="77777777" w:rsidR="00383BB0" w:rsidRPr="00AA39C8" w:rsidRDefault="00383BB0" w:rsidP="005F02F8">
            <w:pPr>
              <w:jc w:val="both"/>
              <w:rPr>
                <w:sz w:val="22"/>
                <w:lang w:val="lv-LV"/>
              </w:rPr>
            </w:pPr>
            <w:r w:rsidRPr="00AA39C8">
              <w:rPr>
                <w:sz w:val="22"/>
                <w:lang w:val="lv-LV"/>
              </w:rPr>
              <w:t>Datums</w:t>
            </w:r>
            <w:r w:rsidRPr="00AA39C8">
              <w:rPr>
                <w:sz w:val="22"/>
                <w:lang w:val="lv-LV"/>
              </w:rPr>
              <w:tab/>
              <w:t xml:space="preserve">: </w:t>
            </w:r>
            <w:r w:rsidR="0003343D" w:rsidRPr="00AA39C8">
              <w:rPr>
                <w:sz w:val="22"/>
                <w:lang w:val="lv-LV"/>
              </w:rPr>
              <w:t>…………………</w:t>
            </w:r>
          </w:p>
        </w:tc>
        <w:tc>
          <w:tcPr>
            <w:tcW w:w="4428" w:type="dxa"/>
            <w:shd w:val="clear" w:color="auto" w:fill="auto"/>
          </w:tcPr>
          <w:p w14:paraId="4EE73B62" w14:textId="77777777" w:rsidR="00383BB0" w:rsidRPr="00AA39C8" w:rsidRDefault="00383BB0" w:rsidP="005F02F8">
            <w:pPr>
              <w:jc w:val="both"/>
              <w:rPr>
                <w:sz w:val="22"/>
                <w:lang w:val="lv-LV"/>
              </w:rPr>
            </w:pPr>
            <w:r w:rsidRPr="00AA39C8">
              <w:rPr>
                <w:sz w:val="22"/>
                <w:lang w:val="lv-LV"/>
              </w:rPr>
              <w:t>Pasūtītājs</w:t>
            </w:r>
            <w:r w:rsidR="00DF5FCB" w:rsidRPr="00AA39C8">
              <w:rPr>
                <w:sz w:val="22"/>
                <w:lang w:val="lv-LV"/>
              </w:rPr>
              <w:t xml:space="preserve"> </w:t>
            </w:r>
          </w:p>
          <w:p w14:paraId="17DE08A1" w14:textId="77777777" w:rsidR="00383BB0" w:rsidRPr="00AA39C8" w:rsidRDefault="00383BB0" w:rsidP="005F02F8">
            <w:pPr>
              <w:jc w:val="both"/>
              <w:rPr>
                <w:sz w:val="22"/>
                <w:lang w:val="lv-LV"/>
              </w:rPr>
            </w:pPr>
          </w:p>
          <w:p w14:paraId="3BFDBCCA" w14:textId="77777777" w:rsidR="00383BB0" w:rsidRPr="00AA39C8" w:rsidRDefault="00383BB0" w:rsidP="0027253B">
            <w:pPr>
              <w:jc w:val="both"/>
              <w:rPr>
                <w:sz w:val="22"/>
                <w:lang w:val="lv-LV"/>
              </w:rPr>
            </w:pPr>
            <w:r w:rsidRPr="00AA39C8">
              <w:rPr>
                <w:sz w:val="22"/>
                <w:lang w:val="lv-LV"/>
              </w:rPr>
              <w:tab/>
            </w:r>
          </w:p>
          <w:p w14:paraId="104062FC" w14:textId="77777777" w:rsidR="005521F0" w:rsidRPr="00AA39C8" w:rsidRDefault="005521F0" w:rsidP="0027253B">
            <w:pPr>
              <w:jc w:val="both"/>
              <w:rPr>
                <w:sz w:val="22"/>
                <w:lang w:val="lv-LV"/>
              </w:rPr>
            </w:pPr>
          </w:p>
          <w:p w14:paraId="1122099C" w14:textId="77777777" w:rsidR="005521F0" w:rsidRPr="00AA39C8" w:rsidRDefault="005521F0" w:rsidP="0027253B">
            <w:pPr>
              <w:jc w:val="both"/>
              <w:rPr>
                <w:sz w:val="22"/>
                <w:lang w:val="lv-LV"/>
              </w:rPr>
            </w:pPr>
          </w:p>
          <w:p w14:paraId="61D751A7" w14:textId="77777777" w:rsidR="005521F0" w:rsidRPr="00AA39C8" w:rsidRDefault="005521F0" w:rsidP="0027253B">
            <w:pPr>
              <w:jc w:val="both"/>
              <w:rPr>
                <w:sz w:val="22"/>
                <w:lang w:val="lv-LV"/>
              </w:rPr>
            </w:pPr>
          </w:p>
          <w:p w14:paraId="1C646569" w14:textId="77777777" w:rsidR="005521F0" w:rsidRPr="00AA39C8" w:rsidRDefault="005521F0" w:rsidP="0027253B">
            <w:pPr>
              <w:jc w:val="both"/>
              <w:rPr>
                <w:sz w:val="22"/>
                <w:lang w:val="lv-LV"/>
              </w:rPr>
            </w:pPr>
          </w:p>
          <w:p w14:paraId="52933CA5" w14:textId="77777777" w:rsidR="005521F0" w:rsidRPr="00AA39C8" w:rsidRDefault="005521F0" w:rsidP="0027253B">
            <w:pPr>
              <w:jc w:val="both"/>
              <w:rPr>
                <w:sz w:val="22"/>
                <w:lang w:val="lv-LV"/>
              </w:rPr>
            </w:pPr>
          </w:p>
          <w:p w14:paraId="758A5510" w14:textId="77777777" w:rsidR="005521F0" w:rsidRPr="00AA39C8" w:rsidRDefault="005521F0" w:rsidP="0027253B">
            <w:pPr>
              <w:jc w:val="both"/>
              <w:rPr>
                <w:sz w:val="22"/>
                <w:lang w:val="lv-LV"/>
              </w:rPr>
            </w:pPr>
          </w:p>
          <w:p w14:paraId="56EE3FD2" w14:textId="77777777" w:rsidR="00383BB0" w:rsidRPr="00AA39C8" w:rsidRDefault="00383BB0" w:rsidP="005F02F8">
            <w:pPr>
              <w:jc w:val="both"/>
              <w:rPr>
                <w:sz w:val="22"/>
                <w:lang w:val="lv-LV"/>
              </w:rPr>
            </w:pPr>
          </w:p>
          <w:p w14:paraId="0D13429E" w14:textId="77777777" w:rsidR="00383BB0" w:rsidRPr="00AA39C8" w:rsidRDefault="00383BB0" w:rsidP="005F02F8">
            <w:pPr>
              <w:jc w:val="both"/>
              <w:rPr>
                <w:sz w:val="22"/>
                <w:lang w:val="lv-LV"/>
              </w:rPr>
            </w:pPr>
          </w:p>
          <w:p w14:paraId="36EF6D62" w14:textId="77777777" w:rsidR="00383BB0" w:rsidRPr="00AA39C8" w:rsidRDefault="00383BB0" w:rsidP="005F02F8">
            <w:pPr>
              <w:jc w:val="both"/>
              <w:rPr>
                <w:sz w:val="22"/>
                <w:lang w:val="lv-LV"/>
              </w:rPr>
            </w:pPr>
            <w:r w:rsidRPr="00AA39C8">
              <w:rPr>
                <w:sz w:val="22"/>
                <w:lang w:val="lv-LV"/>
              </w:rPr>
              <w:t>Paraksts</w:t>
            </w:r>
            <w:r w:rsidRPr="00AA39C8">
              <w:rPr>
                <w:sz w:val="22"/>
                <w:lang w:val="lv-LV"/>
              </w:rPr>
              <w:tab/>
              <w:t>: ………………….</w:t>
            </w:r>
          </w:p>
          <w:p w14:paraId="1A44151B" w14:textId="77777777" w:rsidR="00383BB0" w:rsidRPr="00AA39C8" w:rsidRDefault="00383BB0" w:rsidP="005F02F8">
            <w:pPr>
              <w:jc w:val="both"/>
              <w:rPr>
                <w:sz w:val="22"/>
                <w:lang w:val="lv-LV"/>
              </w:rPr>
            </w:pPr>
          </w:p>
          <w:p w14:paraId="40EA71BE" w14:textId="77777777" w:rsidR="00383BB0" w:rsidRPr="00AA39C8" w:rsidRDefault="00383BB0" w:rsidP="005F02F8">
            <w:pPr>
              <w:jc w:val="both"/>
              <w:rPr>
                <w:sz w:val="22"/>
                <w:lang w:val="lv-LV"/>
              </w:rPr>
            </w:pPr>
            <w:r w:rsidRPr="00AA39C8">
              <w:rPr>
                <w:sz w:val="22"/>
                <w:lang w:val="lv-LV"/>
              </w:rPr>
              <w:t xml:space="preserve">Pārstāvis       :  </w:t>
            </w:r>
            <w:r w:rsidR="004B38B8" w:rsidRPr="00AA39C8">
              <w:rPr>
                <w:sz w:val="22"/>
                <w:lang w:val="lv-LV"/>
              </w:rPr>
              <w:t xml:space="preserve"> </w:t>
            </w:r>
            <w:r w:rsidR="00AA39C8">
              <w:rPr>
                <w:sz w:val="22"/>
                <w:lang w:val="lv-LV"/>
              </w:rPr>
              <w:t>Artis Voiteks</w:t>
            </w:r>
          </w:p>
          <w:p w14:paraId="7D1A640E" w14:textId="77777777" w:rsidR="00383BB0" w:rsidRPr="00AA39C8" w:rsidRDefault="00383BB0" w:rsidP="005F02F8">
            <w:pPr>
              <w:jc w:val="both"/>
              <w:rPr>
                <w:sz w:val="22"/>
                <w:lang w:val="lv-LV"/>
              </w:rPr>
            </w:pPr>
          </w:p>
          <w:p w14:paraId="787D6BB6" w14:textId="77777777" w:rsidR="00383BB0" w:rsidRPr="00AA39C8" w:rsidRDefault="00383BB0" w:rsidP="005F02F8">
            <w:pPr>
              <w:jc w:val="both"/>
              <w:rPr>
                <w:sz w:val="22"/>
                <w:lang w:val="lv-LV"/>
              </w:rPr>
            </w:pPr>
            <w:r w:rsidRPr="00AA39C8">
              <w:rPr>
                <w:sz w:val="22"/>
                <w:lang w:val="lv-LV"/>
              </w:rPr>
              <w:t xml:space="preserve">Amats           :  </w:t>
            </w:r>
            <w:r w:rsidR="004B38B8" w:rsidRPr="00AA39C8">
              <w:rPr>
                <w:sz w:val="22"/>
                <w:lang w:val="lv-LV"/>
              </w:rPr>
              <w:t xml:space="preserve"> Valdes loceklis</w:t>
            </w:r>
          </w:p>
          <w:p w14:paraId="7E9A246B" w14:textId="77777777" w:rsidR="00383BB0" w:rsidRPr="00AA39C8" w:rsidRDefault="00383BB0" w:rsidP="005F02F8">
            <w:pPr>
              <w:jc w:val="both"/>
              <w:rPr>
                <w:sz w:val="22"/>
                <w:lang w:val="lv-LV"/>
              </w:rPr>
            </w:pPr>
          </w:p>
          <w:p w14:paraId="7A740E16" w14:textId="77777777" w:rsidR="00383BB0" w:rsidRPr="00AA39C8" w:rsidRDefault="00383BB0" w:rsidP="005F02F8">
            <w:pPr>
              <w:jc w:val="both"/>
              <w:rPr>
                <w:sz w:val="22"/>
                <w:lang w:val="lv-LV"/>
              </w:rPr>
            </w:pPr>
            <w:r w:rsidRPr="00AA39C8">
              <w:rPr>
                <w:sz w:val="22"/>
                <w:lang w:val="lv-LV"/>
              </w:rPr>
              <w:t>Datums</w:t>
            </w:r>
            <w:r w:rsidRPr="00AA39C8">
              <w:rPr>
                <w:sz w:val="22"/>
                <w:lang w:val="lv-LV"/>
              </w:rPr>
              <w:tab/>
              <w:t xml:space="preserve">: </w:t>
            </w:r>
            <w:r w:rsidR="0003343D" w:rsidRPr="00AA39C8">
              <w:rPr>
                <w:sz w:val="22"/>
                <w:lang w:val="lv-LV"/>
              </w:rPr>
              <w:t>…………………</w:t>
            </w:r>
          </w:p>
          <w:p w14:paraId="514D4D83" w14:textId="77777777" w:rsidR="00383BB0" w:rsidRPr="00AA39C8" w:rsidRDefault="00383BB0" w:rsidP="005F02F8">
            <w:pPr>
              <w:jc w:val="both"/>
              <w:rPr>
                <w:sz w:val="22"/>
                <w:lang w:val="lv-LV"/>
              </w:rPr>
            </w:pPr>
          </w:p>
          <w:p w14:paraId="1DA38D9B" w14:textId="77777777" w:rsidR="00383BB0" w:rsidRPr="00AA39C8" w:rsidRDefault="00383BB0" w:rsidP="005F02F8">
            <w:pPr>
              <w:jc w:val="both"/>
              <w:rPr>
                <w:sz w:val="22"/>
                <w:lang w:val="lv-LV"/>
              </w:rPr>
            </w:pPr>
          </w:p>
        </w:tc>
      </w:tr>
    </w:tbl>
    <w:p w14:paraId="089D2882" w14:textId="77777777" w:rsidR="001C24B6" w:rsidRPr="00AA39C8" w:rsidRDefault="001C24B6" w:rsidP="00E61943">
      <w:pPr>
        <w:jc w:val="right"/>
        <w:rPr>
          <w:lang w:val="lv-LV"/>
        </w:rPr>
      </w:pPr>
    </w:p>
    <w:p w14:paraId="1027B5E2" w14:textId="77777777" w:rsidR="001C24B6" w:rsidRPr="00AA39C8" w:rsidRDefault="001C24B6" w:rsidP="001C24B6">
      <w:pPr>
        <w:autoSpaceDE w:val="0"/>
        <w:autoSpaceDN w:val="0"/>
        <w:adjustRightInd w:val="0"/>
        <w:jc w:val="right"/>
        <w:rPr>
          <w:b/>
          <w:lang w:val="lv-LV"/>
        </w:rPr>
      </w:pPr>
      <w:r w:rsidRPr="00AA39C8">
        <w:rPr>
          <w:lang w:val="lv-LV"/>
        </w:rPr>
        <w:br w:type="page"/>
      </w:r>
      <w:r w:rsidRPr="00AA39C8">
        <w:rPr>
          <w:b/>
          <w:lang w:val="lv-LV"/>
        </w:rPr>
        <w:lastRenderedPageBreak/>
        <w:t>Pielikums Nr. 1</w:t>
      </w:r>
    </w:p>
    <w:p w14:paraId="5E794A7C" w14:textId="77777777" w:rsidR="001C24B6" w:rsidRPr="00AA39C8" w:rsidRDefault="003E5E25" w:rsidP="001C24B6">
      <w:pPr>
        <w:autoSpaceDE w:val="0"/>
        <w:autoSpaceDN w:val="0"/>
        <w:adjustRightInd w:val="0"/>
        <w:jc w:val="right"/>
        <w:rPr>
          <w:b/>
          <w:lang w:val="lv-LV"/>
        </w:rPr>
      </w:pPr>
      <w:r w:rsidRPr="00AA39C8">
        <w:rPr>
          <w:b/>
          <w:lang w:val="lv-LV"/>
        </w:rPr>
        <w:t>2016</w:t>
      </w:r>
      <w:r w:rsidR="001C24B6" w:rsidRPr="00AA39C8">
        <w:rPr>
          <w:b/>
          <w:lang w:val="lv-LV"/>
        </w:rPr>
        <w:t xml:space="preserve">. gada </w:t>
      </w:r>
      <w:del w:id="53" w:author="Viecha" w:date="2016-11-08T01:14:00Z">
        <w:r w:rsidR="00AA39C8" w:rsidDel="005728C1">
          <w:rPr>
            <w:b/>
            <w:lang w:val="lv-LV"/>
          </w:rPr>
          <w:delText>29</w:delText>
        </w:r>
      </w:del>
      <w:proofErr w:type="spellStart"/>
      <w:ins w:id="54" w:author="Viecha" w:date="2016-11-08T01:14:00Z">
        <w:r w:rsidR="005728C1">
          <w:rPr>
            <w:b/>
            <w:lang w:val="lv-LV"/>
          </w:rPr>
          <w:t>xx</w:t>
        </w:r>
      </w:ins>
      <w:r w:rsidR="001C24B6" w:rsidRPr="00AA39C8">
        <w:rPr>
          <w:b/>
          <w:lang w:val="lv-LV"/>
        </w:rPr>
        <w:t>.</w:t>
      </w:r>
      <w:del w:id="55" w:author="Viecha" w:date="2016-11-08T01:14:00Z">
        <w:r w:rsidR="00AA39C8" w:rsidDel="005728C1">
          <w:rPr>
            <w:b/>
            <w:lang w:val="lv-LV"/>
          </w:rPr>
          <w:delText>augusta</w:delText>
        </w:r>
      </w:del>
      <w:ins w:id="56" w:author="Viecha" w:date="2016-11-08T01:14:00Z">
        <w:r w:rsidR="005728C1">
          <w:rPr>
            <w:b/>
            <w:lang w:val="lv-LV"/>
          </w:rPr>
          <w:t>novembra</w:t>
        </w:r>
      </w:ins>
      <w:proofErr w:type="spellEnd"/>
    </w:p>
    <w:p w14:paraId="6E2B5767" w14:textId="77777777" w:rsidR="001C24B6" w:rsidRPr="00AA39C8" w:rsidRDefault="001C24B6" w:rsidP="001C24B6">
      <w:pPr>
        <w:autoSpaceDE w:val="0"/>
        <w:autoSpaceDN w:val="0"/>
        <w:adjustRightInd w:val="0"/>
        <w:jc w:val="right"/>
        <w:rPr>
          <w:b/>
          <w:lang w:val="lv-LV"/>
        </w:rPr>
      </w:pPr>
      <w:r w:rsidRPr="00AA39C8">
        <w:rPr>
          <w:b/>
          <w:lang w:val="lv-LV"/>
        </w:rPr>
        <w:t xml:space="preserve">Apkalpošanas līgumam Nr. </w:t>
      </w:r>
      <w:del w:id="57" w:author="Viecha" w:date="2016-11-08T01:15:00Z">
        <w:r w:rsidR="00AA39C8" w:rsidRPr="00AA39C8" w:rsidDel="005728C1">
          <w:rPr>
            <w:b/>
            <w:lang w:val="lv-LV"/>
          </w:rPr>
          <w:delText>2016</w:delText>
        </w:r>
        <w:r w:rsidR="00AA39C8" w:rsidDel="005728C1">
          <w:rPr>
            <w:b/>
            <w:lang w:val="lv-LV"/>
          </w:rPr>
          <w:delText>0803</w:delText>
        </w:r>
      </w:del>
      <w:ins w:id="58" w:author="Viecha" w:date="2016-11-08T01:15:00Z">
        <w:r w:rsidR="005728C1" w:rsidRPr="00AA39C8">
          <w:rPr>
            <w:b/>
            <w:lang w:val="lv-LV"/>
          </w:rPr>
          <w:t>2016</w:t>
        </w:r>
        <w:r w:rsidR="005728C1">
          <w:rPr>
            <w:b/>
            <w:lang w:val="lv-LV"/>
          </w:rPr>
          <w:t>xxxx</w:t>
        </w:r>
      </w:ins>
      <w:r w:rsidRPr="00AA39C8">
        <w:rPr>
          <w:b/>
          <w:lang w:val="lv-LV"/>
        </w:rPr>
        <w:t>/</w:t>
      </w:r>
      <w:del w:id="59" w:author="Viecha" w:date="2016-11-08T01:15:00Z">
        <w:r w:rsidR="00AA39C8" w:rsidDel="005728C1">
          <w:rPr>
            <w:b/>
            <w:lang w:val="lv-LV"/>
          </w:rPr>
          <w:delText>01</w:delText>
        </w:r>
      </w:del>
      <w:ins w:id="60" w:author="Viecha" w:date="2016-11-08T01:15:00Z">
        <w:r w:rsidR="005728C1">
          <w:rPr>
            <w:b/>
            <w:lang w:val="lv-LV"/>
          </w:rPr>
          <w:t>xx</w:t>
        </w:r>
      </w:ins>
    </w:p>
    <w:p w14:paraId="0FC4FAE3" w14:textId="77777777" w:rsidR="001C24B6" w:rsidRPr="00AA39C8" w:rsidRDefault="001C24B6" w:rsidP="001C24B6">
      <w:pPr>
        <w:autoSpaceDE w:val="0"/>
        <w:autoSpaceDN w:val="0"/>
        <w:adjustRightInd w:val="0"/>
        <w:jc w:val="right"/>
        <w:rPr>
          <w:b/>
          <w:lang w:val="lv-LV"/>
        </w:rPr>
      </w:pPr>
    </w:p>
    <w:p w14:paraId="12D9A2AC" w14:textId="77777777" w:rsidR="001C24B6" w:rsidRPr="00AA39C8" w:rsidRDefault="001C24B6" w:rsidP="001C24B6">
      <w:pPr>
        <w:autoSpaceDE w:val="0"/>
        <w:autoSpaceDN w:val="0"/>
        <w:adjustRightInd w:val="0"/>
        <w:rPr>
          <w:i/>
          <w:iCs/>
          <w:lang w:val="lv-LV"/>
        </w:rPr>
      </w:pPr>
    </w:p>
    <w:p w14:paraId="4242498C" w14:textId="77777777" w:rsidR="001C24B6" w:rsidRPr="00AA39C8" w:rsidRDefault="001C24B6" w:rsidP="001C24B6">
      <w:pPr>
        <w:autoSpaceDE w:val="0"/>
        <w:autoSpaceDN w:val="0"/>
        <w:adjustRightInd w:val="0"/>
        <w:rPr>
          <w:i/>
          <w:iCs/>
          <w:lang w:val="lv-LV"/>
        </w:rPr>
      </w:pPr>
    </w:p>
    <w:p w14:paraId="040C4805" w14:textId="77777777" w:rsidR="001C24B6" w:rsidRPr="00AA39C8" w:rsidRDefault="00A17795" w:rsidP="001C24B6">
      <w:pPr>
        <w:autoSpaceDE w:val="0"/>
        <w:autoSpaceDN w:val="0"/>
        <w:adjustRightInd w:val="0"/>
        <w:rPr>
          <w:i/>
          <w:iCs/>
          <w:lang w:val="lv-LV"/>
        </w:rPr>
      </w:pPr>
      <w:r w:rsidRPr="00AA39C8">
        <w:rPr>
          <w:i/>
          <w:iCs/>
          <w:lang w:val="lv-LV"/>
        </w:rPr>
        <w:t>2016</w:t>
      </w:r>
      <w:r w:rsidR="001C24B6" w:rsidRPr="00AA39C8">
        <w:rPr>
          <w:i/>
          <w:iCs/>
          <w:lang w:val="lv-LV"/>
        </w:rPr>
        <w:t>.</w:t>
      </w:r>
      <w:del w:id="61" w:author="Viecha" w:date="2016-11-08T01:14:00Z">
        <w:r w:rsidR="00AA39C8" w:rsidDel="005728C1">
          <w:rPr>
            <w:i/>
            <w:iCs/>
            <w:lang w:val="lv-LV"/>
          </w:rPr>
          <w:delText>08</w:delText>
        </w:r>
      </w:del>
      <w:ins w:id="62" w:author="Viecha" w:date="2016-11-08T01:14:00Z">
        <w:r w:rsidR="005728C1">
          <w:rPr>
            <w:i/>
            <w:iCs/>
            <w:lang w:val="lv-LV"/>
          </w:rPr>
          <w:t>11</w:t>
        </w:r>
      </w:ins>
      <w:r w:rsidR="001C24B6" w:rsidRPr="00AA39C8">
        <w:rPr>
          <w:i/>
          <w:iCs/>
          <w:lang w:val="lv-LV"/>
        </w:rPr>
        <w:t>.</w:t>
      </w:r>
      <w:del w:id="63" w:author="Viecha" w:date="2016-11-08T01:14:00Z">
        <w:r w:rsidR="00AA39C8" w:rsidDel="005728C1">
          <w:rPr>
            <w:i/>
            <w:iCs/>
            <w:lang w:val="lv-LV"/>
          </w:rPr>
          <w:delText>24</w:delText>
        </w:r>
      </w:del>
      <w:ins w:id="64" w:author="Viecha" w:date="2016-11-08T01:14:00Z">
        <w:r w:rsidR="005728C1">
          <w:rPr>
            <w:i/>
            <w:iCs/>
            <w:lang w:val="lv-LV"/>
          </w:rPr>
          <w:t>xx</w:t>
        </w:r>
      </w:ins>
      <w:r w:rsidR="001C24B6" w:rsidRPr="00AA39C8">
        <w:rPr>
          <w:i/>
          <w:iCs/>
          <w:lang w:val="lv-LV"/>
        </w:rPr>
        <w:t>, Rīga</w:t>
      </w:r>
    </w:p>
    <w:p w14:paraId="66339838" w14:textId="77777777" w:rsidR="001C24B6" w:rsidRPr="00AA39C8" w:rsidRDefault="001C24B6" w:rsidP="001C24B6">
      <w:pPr>
        <w:autoSpaceDE w:val="0"/>
        <w:autoSpaceDN w:val="0"/>
        <w:adjustRightInd w:val="0"/>
        <w:rPr>
          <w:b/>
          <w:bCs/>
          <w:lang w:val="lv-LV"/>
        </w:rPr>
      </w:pPr>
    </w:p>
    <w:p w14:paraId="64638338" w14:textId="77777777" w:rsidR="001C24B6" w:rsidRPr="00AA39C8" w:rsidRDefault="001C24B6" w:rsidP="001C24B6">
      <w:pPr>
        <w:autoSpaceDE w:val="0"/>
        <w:autoSpaceDN w:val="0"/>
        <w:adjustRightInd w:val="0"/>
        <w:rPr>
          <w:b/>
          <w:lang w:val="lv-LV"/>
        </w:rPr>
      </w:pPr>
      <w:r w:rsidRPr="00AA39C8">
        <w:rPr>
          <w:b/>
          <w:lang w:val="lv-LV"/>
        </w:rPr>
        <w:t>Mēneša maksas ietvaros sniegto Pakalpojumu apraksts, noteikumi un cenas</w:t>
      </w:r>
    </w:p>
    <w:p w14:paraId="58ADE43E" w14:textId="77777777" w:rsidR="001C24B6" w:rsidRPr="00AA39C8" w:rsidRDefault="001C24B6" w:rsidP="001C24B6">
      <w:pPr>
        <w:autoSpaceDE w:val="0"/>
        <w:autoSpaceDN w:val="0"/>
        <w:adjustRightInd w:val="0"/>
        <w:rPr>
          <w:b/>
          <w:bCs/>
          <w:lang w:val="lv-LV"/>
        </w:rPr>
      </w:pPr>
    </w:p>
    <w:p w14:paraId="221A03C1" w14:textId="77777777" w:rsidR="001C24B6" w:rsidRPr="00AA39C8" w:rsidRDefault="001C24B6" w:rsidP="001C24B6">
      <w:pPr>
        <w:autoSpaceDE w:val="0"/>
        <w:autoSpaceDN w:val="0"/>
        <w:adjustRightInd w:val="0"/>
        <w:rPr>
          <w:b/>
          <w:bCs/>
          <w:lang w:val="lv-LV"/>
        </w:rPr>
      </w:pPr>
      <w:r w:rsidRPr="00AA39C8">
        <w:rPr>
          <w:b/>
          <w:bCs/>
          <w:lang w:val="lv-LV"/>
        </w:rPr>
        <w:t>1. Pakalpojuma apraksts</w:t>
      </w:r>
    </w:p>
    <w:p w14:paraId="5B0EC5CC" w14:textId="77777777" w:rsidR="001C24B6" w:rsidRPr="00AA39C8" w:rsidRDefault="001C24B6" w:rsidP="001C24B6">
      <w:pPr>
        <w:autoSpaceDE w:val="0"/>
        <w:autoSpaceDN w:val="0"/>
        <w:adjustRightInd w:val="0"/>
        <w:rPr>
          <w:lang w:val="lv-LV"/>
        </w:rPr>
      </w:pPr>
      <w:r w:rsidRPr="00AA39C8">
        <w:rPr>
          <w:b/>
          <w:bCs/>
          <w:lang w:val="lv-LV"/>
        </w:rPr>
        <w:t xml:space="preserve">1.1. </w:t>
      </w:r>
      <w:r w:rsidRPr="00AA39C8">
        <w:rPr>
          <w:bCs/>
          <w:iCs/>
          <w:lang w:val="lv-LV"/>
        </w:rPr>
        <w:t>Pakalpojums</w:t>
      </w:r>
      <w:r w:rsidRPr="00AA39C8">
        <w:rPr>
          <w:lang w:val="lv-LV"/>
        </w:rPr>
        <w:t xml:space="preserve"> </w:t>
      </w:r>
      <w:r w:rsidRPr="00AA39C8">
        <w:rPr>
          <w:b/>
          <w:bCs/>
          <w:lang w:val="lv-LV"/>
        </w:rPr>
        <w:t xml:space="preserve">– </w:t>
      </w:r>
      <w:r w:rsidRPr="00AA39C8">
        <w:rPr>
          <w:lang w:val="lv-LV"/>
        </w:rPr>
        <w:t>Pasūtītāja Sistēmu uzturēšanas  pakalpojums.</w:t>
      </w:r>
    </w:p>
    <w:p w14:paraId="60C71646" w14:textId="77777777" w:rsidR="001C24B6" w:rsidRPr="00AA39C8" w:rsidRDefault="001C24B6" w:rsidP="001C24B6">
      <w:pPr>
        <w:autoSpaceDE w:val="0"/>
        <w:autoSpaceDN w:val="0"/>
        <w:adjustRightInd w:val="0"/>
        <w:rPr>
          <w:lang w:val="lv-LV"/>
        </w:rPr>
      </w:pPr>
      <w:r w:rsidRPr="00AA39C8">
        <w:rPr>
          <w:b/>
          <w:bCs/>
          <w:lang w:val="lv-LV"/>
        </w:rPr>
        <w:t xml:space="preserve">1.2. </w:t>
      </w:r>
      <w:r w:rsidRPr="00AA39C8">
        <w:rPr>
          <w:bCs/>
          <w:iCs/>
          <w:lang w:val="lv-LV"/>
        </w:rPr>
        <w:t>Pakalpojuma sniegšanas ietvaros Izpildītājs nodrošina</w:t>
      </w:r>
      <w:r w:rsidRPr="00AA39C8">
        <w:rPr>
          <w:lang w:val="lv-LV"/>
        </w:rPr>
        <w:t>:</w:t>
      </w:r>
    </w:p>
    <w:p w14:paraId="50AE5C3D" w14:textId="77777777" w:rsidR="001C24B6" w:rsidRPr="00AA39C8" w:rsidRDefault="001C24B6" w:rsidP="001C24B6">
      <w:pPr>
        <w:autoSpaceDE w:val="0"/>
        <w:autoSpaceDN w:val="0"/>
        <w:adjustRightInd w:val="0"/>
        <w:rPr>
          <w:lang w:val="lv-LV"/>
        </w:rPr>
      </w:pPr>
      <w:r w:rsidRPr="00AA39C8">
        <w:rPr>
          <w:lang w:val="lv-LV"/>
        </w:rPr>
        <w:t xml:space="preserve">1.2.1. pastāvīgu Iekārtu programmatūras un to konfigurācijas uzturēšanu un bojājumu novēršanu; </w:t>
      </w:r>
    </w:p>
    <w:p w14:paraId="4C155DB6" w14:textId="77777777" w:rsidR="001C24B6" w:rsidRPr="00AA39C8" w:rsidDel="009A75C3" w:rsidRDefault="001C24B6" w:rsidP="001C24B6">
      <w:pPr>
        <w:autoSpaceDE w:val="0"/>
        <w:autoSpaceDN w:val="0"/>
        <w:adjustRightInd w:val="0"/>
        <w:rPr>
          <w:del w:id="65" w:author="Viecha" w:date="2016-11-08T01:10:00Z"/>
          <w:lang w:val="lv-LV"/>
        </w:rPr>
      </w:pPr>
      <w:r w:rsidRPr="00AA39C8">
        <w:rPr>
          <w:lang w:val="lv-LV"/>
        </w:rPr>
        <w:t>1.2.2 konsultācijas par Iekārtu programmatūras ekspluatāciju</w:t>
      </w:r>
      <w:ins w:id="66" w:author="Viecha" w:date="2016-11-08T01:10:00Z">
        <w:r w:rsidR="009A75C3">
          <w:rPr>
            <w:lang w:val="lv-LV"/>
          </w:rPr>
          <w:t>,</w:t>
        </w:r>
      </w:ins>
      <w:del w:id="67" w:author="Viecha" w:date="2016-11-08T01:10:00Z">
        <w:r w:rsidRPr="00AA39C8" w:rsidDel="009A75C3">
          <w:rPr>
            <w:lang w:val="lv-LV"/>
          </w:rPr>
          <w:delText xml:space="preserve">, </w:delText>
        </w:r>
      </w:del>
    </w:p>
    <w:p w14:paraId="6AB8E8E1" w14:textId="77777777" w:rsidR="001C24B6" w:rsidRPr="00AA39C8" w:rsidRDefault="001C24B6" w:rsidP="001C24B6">
      <w:pPr>
        <w:autoSpaceDE w:val="0"/>
        <w:autoSpaceDN w:val="0"/>
        <w:adjustRightInd w:val="0"/>
        <w:rPr>
          <w:lang w:val="lv-LV"/>
        </w:rPr>
      </w:pPr>
      <w:del w:id="68" w:author="Viecha" w:date="2016-11-08T01:10:00Z">
        <w:r w:rsidRPr="00AA39C8" w:rsidDel="009A75C3">
          <w:rPr>
            <w:lang w:val="lv-LV"/>
          </w:rPr>
          <w:delText>1.2.3. periodiskas iekārtas programmatūras profilakses.</w:delText>
        </w:r>
      </w:del>
    </w:p>
    <w:p w14:paraId="52CAF0CE" w14:textId="77777777" w:rsidR="001C24B6" w:rsidRPr="00AA39C8" w:rsidRDefault="001C24B6" w:rsidP="001C24B6">
      <w:pPr>
        <w:autoSpaceDE w:val="0"/>
        <w:autoSpaceDN w:val="0"/>
        <w:adjustRightInd w:val="0"/>
        <w:rPr>
          <w:b/>
          <w:bCs/>
          <w:lang w:val="lv-LV"/>
        </w:rPr>
      </w:pPr>
      <w:r w:rsidRPr="00AA39C8">
        <w:rPr>
          <w:b/>
          <w:bCs/>
          <w:lang w:val="lv-LV"/>
        </w:rPr>
        <w:t>2. Pakalpojuma cena</w:t>
      </w:r>
    </w:p>
    <w:p w14:paraId="4E84EC59" w14:textId="77777777" w:rsidR="001C24B6" w:rsidRPr="00AA39C8" w:rsidDel="005728C1" w:rsidRDefault="001C24B6" w:rsidP="001C24B6">
      <w:pPr>
        <w:autoSpaceDE w:val="0"/>
        <w:autoSpaceDN w:val="0"/>
        <w:adjustRightInd w:val="0"/>
        <w:rPr>
          <w:del w:id="69" w:author="Viecha" w:date="2016-11-08T01:14:00Z"/>
          <w:lang w:val="lv-LV"/>
        </w:rPr>
      </w:pPr>
      <w:r w:rsidRPr="00AA39C8">
        <w:rPr>
          <w:b/>
          <w:bCs/>
          <w:lang w:val="lv-LV"/>
        </w:rPr>
        <w:t xml:space="preserve">2.1. </w:t>
      </w:r>
      <w:r w:rsidRPr="00AA39C8">
        <w:rPr>
          <w:lang w:val="lv-LV"/>
        </w:rPr>
        <w:t>Mēneša maksa par šajā pielikumā minēto Iekārtu uzturēšanu ir norādīta punktā 4.</w:t>
      </w:r>
    </w:p>
    <w:p w14:paraId="5C6BE02E" w14:textId="77777777" w:rsidR="001C24B6" w:rsidRPr="00AA39C8" w:rsidRDefault="001C24B6" w:rsidP="001C24B6">
      <w:pPr>
        <w:autoSpaceDE w:val="0"/>
        <w:autoSpaceDN w:val="0"/>
        <w:adjustRightInd w:val="0"/>
        <w:rPr>
          <w:b/>
          <w:bCs/>
          <w:lang w:val="lv-LV"/>
        </w:rPr>
      </w:pPr>
      <w:r w:rsidRPr="00AA39C8">
        <w:rPr>
          <w:lang w:val="lv-LV"/>
        </w:rPr>
        <w:t xml:space="preserve">3. </w:t>
      </w:r>
      <w:r w:rsidRPr="00AA39C8">
        <w:rPr>
          <w:b/>
          <w:bCs/>
          <w:lang w:val="lv-LV"/>
        </w:rPr>
        <w:t>Mēneša maksas ietvaros Izpildītājs nodrošina sekojošo:</w:t>
      </w:r>
    </w:p>
    <w:p w14:paraId="31843A59" w14:textId="77777777" w:rsidR="001C24B6" w:rsidRPr="00AA39C8" w:rsidRDefault="001C24B6" w:rsidP="001C24B6">
      <w:pPr>
        <w:autoSpaceDE w:val="0"/>
        <w:autoSpaceDN w:val="0"/>
        <w:adjustRightInd w:val="0"/>
        <w:rPr>
          <w:bCs/>
          <w:lang w:val="lv-LV"/>
        </w:rPr>
      </w:pPr>
      <w:r w:rsidRPr="00AA39C8">
        <w:rPr>
          <w:b/>
          <w:bCs/>
          <w:lang w:val="lv-LV"/>
        </w:rPr>
        <w:t>3.1.</w:t>
      </w:r>
      <w:r w:rsidRPr="00AA39C8">
        <w:rPr>
          <w:bCs/>
          <w:lang w:val="lv-LV"/>
        </w:rPr>
        <w:t xml:space="preserve"> Veic datortehnikas un datortīkla uzturēšanu attālināti </w:t>
      </w:r>
      <w:del w:id="70" w:author="Viecha" w:date="2016-11-07T14:17:00Z">
        <w:r w:rsidRPr="00AA39C8" w:rsidDel="00955DF3">
          <w:rPr>
            <w:bCs/>
            <w:lang w:val="lv-LV"/>
          </w:rPr>
          <w:delText xml:space="preserve">un uz vietas Pasūtītāja telpās </w:delText>
        </w:r>
      </w:del>
      <w:r w:rsidRPr="00AA39C8">
        <w:rPr>
          <w:bCs/>
          <w:lang w:val="lv-LV"/>
        </w:rPr>
        <w:t>darba dienās no plkst. 9:00 līdz 1</w:t>
      </w:r>
      <w:ins w:id="71" w:author="Viecha" w:date="2016-11-07T14:21:00Z">
        <w:r w:rsidR="00955DF3">
          <w:rPr>
            <w:bCs/>
            <w:lang w:val="lv-LV"/>
          </w:rPr>
          <w:t>7</w:t>
        </w:r>
      </w:ins>
      <w:del w:id="72" w:author="Viecha" w:date="2016-11-07T14:21:00Z">
        <w:r w:rsidRPr="00AA39C8" w:rsidDel="00955DF3">
          <w:rPr>
            <w:bCs/>
            <w:lang w:val="lv-LV"/>
          </w:rPr>
          <w:delText>8</w:delText>
        </w:r>
      </w:del>
      <w:r w:rsidRPr="00AA39C8">
        <w:rPr>
          <w:bCs/>
          <w:lang w:val="lv-LV"/>
        </w:rPr>
        <w:t>:00</w:t>
      </w:r>
      <w:ins w:id="73" w:author="Viecha" w:date="2016-11-07T14:17:00Z">
        <w:r w:rsidR="00955DF3">
          <w:rPr>
            <w:bCs/>
            <w:lang w:val="lv-LV"/>
          </w:rPr>
          <w:t xml:space="preserve"> un sestdienās no 10:00 līdz 14:00</w:t>
        </w:r>
      </w:ins>
      <w:ins w:id="74" w:author="Viecha" w:date="2016-11-07T14:21:00Z">
        <w:r w:rsidR="00955DF3">
          <w:rPr>
            <w:bCs/>
            <w:lang w:val="lv-LV"/>
          </w:rPr>
          <w:t>, laika josla UTC+4</w:t>
        </w:r>
      </w:ins>
      <w:r w:rsidRPr="00AA39C8">
        <w:rPr>
          <w:bCs/>
          <w:lang w:val="lv-LV"/>
        </w:rPr>
        <w:t>.</w:t>
      </w:r>
    </w:p>
    <w:p w14:paraId="38BF48EA" w14:textId="77777777" w:rsidR="001C24B6" w:rsidRPr="00AA39C8" w:rsidRDefault="001C24B6" w:rsidP="001C24B6">
      <w:pPr>
        <w:autoSpaceDE w:val="0"/>
        <w:autoSpaceDN w:val="0"/>
        <w:adjustRightInd w:val="0"/>
        <w:rPr>
          <w:bCs/>
          <w:lang w:val="lv-LV"/>
        </w:rPr>
      </w:pPr>
      <w:r w:rsidRPr="00AA39C8">
        <w:rPr>
          <w:b/>
          <w:bCs/>
          <w:lang w:val="lv-LV"/>
        </w:rPr>
        <w:t xml:space="preserve">3.2. </w:t>
      </w:r>
      <w:r w:rsidRPr="00AA39C8">
        <w:rPr>
          <w:bCs/>
          <w:lang w:val="lv-LV"/>
        </w:rPr>
        <w:t xml:space="preserve">Konsultē Pasūtītāja personālu telefoniski, kā arī ar elektroniskā pasta starpniecību </w:t>
      </w:r>
      <w:r w:rsidRPr="00AA39C8">
        <w:rPr>
          <w:lang w:val="lv-LV"/>
        </w:rPr>
        <w:t>sistēmas darbības jautājumos bez papildus maksas;</w:t>
      </w:r>
    </w:p>
    <w:p w14:paraId="1D5D1805" w14:textId="77777777" w:rsidR="001C24B6" w:rsidRPr="00AA39C8" w:rsidRDefault="001C24B6" w:rsidP="001C24B6">
      <w:pPr>
        <w:autoSpaceDE w:val="0"/>
        <w:autoSpaceDN w:val="0"/>
        <w:adjustRightInd w:val="0"/>
        <w:rPr>
          <w:lang w:val="lv-LV"/>
        </w:rPr>
      </w:pPr>
      <w:r w:rsidRPr="00AA39C8">
        <w:rPr>
          <w:b/>
          <w:bCs/>
          <w:lang w:val="lv-LV"/>
        </w:rPr>
        <w:t xml:space="preserve">3.3. </w:t>
      </w:r>
      <w:r w:rsidR="00333C58" w:rsidRPr="00AA39C8">
        <w:rPr>
          <w:lang w:val="lv-LV"/>
        </w:rPr>
        <w:t>Vidēju b</w:t>
      </w:r>
      <w:r w:rsidRPr="00AA39C8">
        <w:rPr>
          <w:lang w:val="lv-LV"/>
        </w:rPr>
        <w:t xml:space="preserve">ojājumu identificēšana </w:t>
      </w:r>
      <w:r w:rsidR="00333C58" w:rsidRPr="00AA39C8">
        <w:rPr>
          <w:lang w:val="lv-LV"/>
        </w:rPr>
        <w:t xml:space="preserve">(darbinieks var strādāt, taču nevar izmantot funkcionalitāti,kas nav kritiski nepieciešama darbam) </w:t>
      </w:r>
      <w:r w:rsidRPr="00AA39C8">
        <w:rPr>
          <w:lang w:val="lv-LV"/>
        </w:rPr>
        <w:t>2</w:t>
      </w:r>
      <w:r w:rsidR="00333C58" w:rsidRPr="00AA39C8">
        <w:rPr>
          <w:lang w:val="lv-LV"/>
        </w:rPr>
        <w:t xml:space="preserve"> darba</w:t>
      </w:r>
      <w:r w:rsidRPr="00AA39C8">
        <w:rPr>
          <w:lang w:val="lv-LV"/>
        </w:rPr>
        <w:t xml:space="preserve"> stundu laikā un novēršana 8 darba stundu laikā.</w:t>
      </w:r>
      <w:r w:rsidR="00333C58" w:rsidRPr="00AA39C8">
        <w:rPr>
          <w:lang w:val="lv-LV"/>
        </w:rPr>
        <w:t xml:space="preserve"> Kritisku bojājumu (kas paralizē darbu darbiniekam) identificēšana 0,5h laikā un </w:t>
      </w:r>
      <w:del w:id="75" w:author="Viecha" w:date="2016-11-07T14:27:00Z">
        <w:r w:rsidR="00333C58" w:rsidRPr="00AA39C8" w:rsidDel="000D2A53">
          <w:rPr>
            <w:lang w:val="lv-LV"/>
          </w:rPr>
          <w:delText>sākšana tos risināt uzreiz</w:delText>
        </w:r>
      </w:del>
      <w:ins w:id="76" w:author="Viecha" w:date="2016-11-07T14:27:00Z">
        <w:r w:rsidR="000D2A53">
          <w:rPr>
            <w:lang w:val="lv-LV"/>
          </w:rPr>
          <w:t>risināšanas uzsākšana nekavējoties</w:t>
        </w:r>
      </w:ins>
      <w:r w:rsidR="00333C58" w:rsidRPr="00AA39C8">
        <w:rPr>
          <w:lang w:val="lv-LV"/>
        </w:rPr>
        <w:t xml:space="preserve">, līdz kamēr </w:t>
      </w:r>
      <w:ins w:id="77" w:author="Viecha" w:date="2016-11-07T14:26:00Z">
        <w:r w:rsidR="00955DF3">
          <w:rPr>
            <w:lang w:val="lv-LV"/>
          </w:rPr>
          <w:t>problēma</w:t>
        </w:r>
      </w:ins>
      <w:ins w:id="78" w:author="Viecha" w:date="2016-11-07T14:27:00Z">
        <w:r w:rsidR="000D2A53">
          <w:rPr>
            <w:lang w:val="lv-LV"/>
          </w:rPr>
          <w:t>s</w:t>
        </w:r>
      </w:ins>
      <w:ins w:id="79" w:author="Viecha" w:date="2016-11-07T14:26:00Z">
        <w:r w:rsidR="00955DF3">
          <w:rPr>
            <w:lang w:val="lv-LV"/>
          </w:rPr>
          <w:t xml:space="preserve"> tiek </w:t>
        </w:r>
      </w:ins>
      <w:r w:rsidR="00333C58" w:rsidRPr="00AA39C8">
        <w:rPr>
          <w:lang w:val="lv-LV"/>
        </w:rPr>
        <w:t>atrisināt</w:t>
      </w:r>
      <w:ins w:id="80" w:author="Viecha" w:date="2016-11-07T14:26:00Z">
        <w:r w:rsidR="00955DF3">
          <w:rPr>
            <w:lang w:val="lv-LV"/>
          </w:rPr>
          <w:t>a</w:t>
        </w:r>
      </w:ins>
      <w:del w:id="81" w:author="Viecha" w:date="2016-11-07T14:26:00Z">
        <w:r w:rsidR="00333C58" w:rsidRPr="00AA39C8" w:rsidDel="00955DF3">
          <w:rPr>
            <w:lang w:val="lv-LV"/>
          </w:rPr>
          <w:delText>s</w:delText>
        </w:r>
      </w:del>
      <w:r w:rsidR="00333C58" w:rsidRPr="00AA39C8">
        <w:rPr>
          <w:lang w:val="lv-LV"/>
        </w:rPr>
        <w:t>.</w:t>
      </w:r>
    </w:p>
    <w:p w14:paraId="176F3795" w14:textId="77777777" w:rsidR="001C24B6" w:rsidRPr="00AA39C8" w:rsidRDefault="001C24B6" w:rsidP="001C24B6">
      <w:pPr>
        <w:autoSpaceDE w:val="0"/>
        <w:autoSpaceDN w:val="0"/>
        <w:adjustRightInd w:val="0"/>
        <w:rPr>
          <w:lang w:val="lv-LV"/>
        </w:rPr>
      </w:pPr>
      <w:r w:rsidRPr="00AA39C8">
        <w:rPr>
          <w:b/>
          <w:bCs/>
          <w:lang w:val="lv-LV"/>
        </w:rPr>
        <w:t xml:space="preserve">3.4. </w:t>
      </w:r>
      <w:r w:rsidRPr="00AA39C8">
        <w:rPr>
          <w:lang w:val="lv-LV"/>
        </w:rPr>
        <w:t xml:space="preserve">Datoru lietotāju un to tiesību uz tīkla resursiem izveide darba laikā (ja </w:t>
      </w:r>
      <w:r w:rsidRPr="00AA39C8">
        <w:rPr>
          <w:b/>
          <w:bCs/>
          <w:iCs/>
          <w:lang w:val="lv-LV"/>
        </w:rPr>
        <w:t>Pasūtītājs</w:t>
      </w:r>
      <w:r w:rsidRPr="00AA39C8">
        <w:rPr>
          <w:b/>
          <w:bCs/>
          <w:i/>
          <w:iCs/>
          <w:lang w:val="lv-LV"/>
        </w:rPr>
        <w:t xml:space="preserve"> </w:t>
      </w:r>
      <w:r w:rsidRPr="00AA39C8">
        <w:rPr>
          <w:lang w:val="lv-LV"/>
        </w:rPr>
        <w:t xml:space="preserve">sniedz </w:t>
      </w:r>
      <w:r w:rsidRPr="00AA39C8">
        <w:rPr>
          <w:b/>
          <w:bCs/>
          <w:iCs/>
          <w:lang w:val="lv-LV"/>
        </w:rPr>
        <w:t>Izpildītājam</w:t>
      </w:r>
      <w:r w:rsidRPr="00AA39C8">
        <w:rPr>
          <w:b/>
          <w:bCs/>
          <w:i/>
          <w:iCs/>
          <w:lang w:val="lv-LV"/>
        </w:rPr>
        <w:t xml:space="preserve"> </w:t>
      </w:r>
      <w:r w:rsidRPr="00AA39C8">
        <w:rPr>
          <w:lang w:val="lv-LV"/>
        </w:rPr>
        <w:t xml:space="preserve">iespēju ar tehniskās un programmēšanas iekārtas palīdzību pieslēgties pie </w:t>
      </w:r>
      <w:r w:rsidRPr="00AA39C8">
        <w:rPr>
          <w:b/>
          <w:bCs/>
          <w:iCs/>
          <w:lang w:val="lv-LV"/>
        </w:rPr>
        <w:t xml:space="preserve">Pasūtītāja </w:t>
      </w:r>
      <w:r w:rsidRPr="00AA39C8">
        <w:rPr>
          <w:iCs/>
          <w:lang w:val="lv-LV"/>
        </w:rPr>
        <w:t>Iekārtas</w:t>
      </w:r>
      <w:r w:rsidRPr="00AA39C8">
        <w:rPr>
          <w:i/>
          <w:iCs/>
          <w:lang w:val="lv-LV"/>
        </w:rPr>
        <w:t xml:space="preserve"> </w:t>
      </w:r>
      <w:r w:rsidRPr="00AA39C8">
        <w:rPr>
          <w:lang w:val="lv-LV"/>
        </w:rPr>
        <w:t>attālinātā savienojuma līdzekļiem).</w:t>
      </w:r>
    </w:p>
    <w:p w14:paraId="20B418B6" w14:textId="77777777" w:rsidR="001C24B6" w:rsidRPr="00AA39C8" w:rsidRDefault="001C24B6" w:rsidP="001C24B6">
      <w:pPr>
        <w:autoSpaceDE w:val="0"/>
        <w:autoSpaceDN w:val="0"/>
        <w:adjustRightInd w:val="0"/>
        <w:rPr>
          <w:lang w:val="lv-LV"/>
        </w:rPr>
      </w:pPr>
      <w:r w:rsidRPr="00AA39C8">
        <w:rPr>
          <w:b/>
          <w:bCs/>
          <w:lang w:val="lv-LV"/>
        </w:rPr>
        <w:t xml:space="preserve">3.5. </w:t>
      </w:r>
      <w:r w:rsidRPr="00AA39C8">
        <w:rPr>
          <w:lang w:val="lv-LV"/>
        </w:rPr>
        <w:t xml:space="preserve">Operatīvo sistēmu atjaunošanas instalācija darba laikā (ja </w:t>
      </w:r>
      <w:r w:rsidRPr="00AA39C8">
        <w:rPr>
          <w:b/>
          <w:bCs/>
          <w:iCs/>
          <w:lang w:val="lv-LV"/>
        </w:rPr>
        <w:t xml:space="preserve">Pasūtītājs </w:t>
      </w:r>
      <w:r w:rsidRPr="00AA39C8">
        <w:rPr>
          <w:lang w:val="lv-LV"/>
        </w:rPr>
        <w:t xml:space="preserve">sniedz </w:t>
      </w:r>
      <w:r w:rsidRPr="00AA39C8">
        <w:rPr>
          <w:b/>
          <w:bCs/>
          <w:iCs/>
          <w:lang w:val="lv-LV"/>
        </w:rPr>
        <w:t xml:space="preserve">Izpildītājam </w:t>
      </w:r>
      <w:r w:rsidRPr="00AA39C8">
        <w:rPr>
          <w:lang w:val="lv-LV"/>
        </w:rPr>
        <w:t xml:space="preserve">iespēju ar tehniskās un programmēšanas iekārtas palīdzību pieslēgties pie </w:t>
      </w:r>
      <w:r w:rsidRPr="00AA39C8">
        <w:rPr>
          <w:b/>
          <w:bCs/>
          <w:iCs/>
          <w:lang w:val="lv-LV"/>
        </w:rPr>
        <w:t xml:space="preserve">Pasūtītāja </w:t>
      </w:r>
      <w:r w:rsidRPr="00AA39C8">
        <w:rPr>
          <w:iCs/>
          <w:lang w:val="lv-LV"/>
        </w:rPr>
        <w:t xml:space="preserve">Iekārtas </w:t>
      </w:r>
      <w:r w:rsidRPr="00AA39C8">
        <w:rPr>
          <w:lang w:val="lv-LV"/>
        </w:rPr>
        <w:t>attālā savienojuma līdzekļiem).</w:t>
      </w:r>
    </w:p>
    <w:p w14:paraId="3824BFD5" w14:textId="77777777" w:rsidR="001C24B6" w:rsidRPr="00AA39C8" w:rsidRDefault="001C24B6" w:rsidP="001C24B6">
      <w:pPr>
        <w:autoSpaceDE w:val="0"/>
        <w:autoSpaceDN w:val="0"/>
        <w:adjustRightInd w:val="0"/>
        <w:rPr>
          <w:lang w:val="lv-LV"/>
        </w:rPr>
      </w:pPr>
      <w:r w:rsidRPr="00AA39C8">
        <w:rPr>
          <w:b/>
          <w:bCs/>
          <w:lang w:val="lv-LV"/>
        </w:rPr>
        <w:t xml:space="preserve">3.6. </w:t>
      </w:r>
      <w:r w:rsidRPr="00AA39C8">
        <w:rPr>
          <w:bCs/>
          <w:lang w:val="lv-LV"/>
        </w:rPr>
        <w:t>P</w:t>
      </w:r>
      <w:r w:rsidRPr="00AA39C8">
        <w:rPr>
          <w:lang w:val="lv-LV"/>
        </w:rPr>
        <w:t>eriodiskās profilakses laikā veicamās aktivitātes:</w:t>
      </w:r>
    </w:p>
    <w:p w14:paraId="74E00D51" w14:textId="77777777" w:rsidR="001C24B6" w:rsidRPr="00AA39C8" w:rsidRDefault="001C24B6" w:rsidP="001C24B6">
      <w:pPr>
        <w:autoSpaceDE w:val="0"/>
        <w:autoSpaceDN w:val="0"/>
        <w:adjustRightInd w:val="0"/>
        <w:rPr>
          <w:lang w:val="lv-LV"/>
        </w:rPr>
      </w:pPr>
      <w:r w:rsidRPr="00AA39C8">
        <w:rPr>
          <w:lang w:val="lv-LV"/>
        </w:rPr>
        <w:t>3.6.1. laicīgo failu dzēšana;</w:t>
      </w:r>
    </w:p>
    <w:p w14:paraId="526BCC71" w14:textId="77777777" w:rsidR="001C24B6" w:rsidRPr="00AA39C8" w:rsidRDefault="001C24B6" w:rsidP="001C24B6">
      <w:pPr>
        <w:autoSpaceDE w:val="0"/>
        <w:autoSpaceDN w:val="0"/>
        <w:adjustRightInd w:val="0"/>
        <w:rPr>
          <w:lang w:val="lv-LV"/>
        </w:rPr>
      </w:pPr>
      <w:r w:rsidRPr="00AA39C8">
        <w:rPr>
          <w:lang w:val="lv-LV"/>
        </w:rPr>
        <w:t>3.6.2. cietā diska pārbaude, optimizēšana (chkdsk, defrag, scandisk u.tml.);</w:t>
      </w:r>
    </w:p>
    <w:p w14:paraId="0C8EFA2C" w14:textId="77777777" w:rsidR="001C24B6" w:rsidRPr="00AA39C8" w:rsidRDefault="001C24B6" w:rsidP="001C24B6">
      <w:pPr>
        <w:autoSpaceDE w:val="0"/>
        <w:autoSpaceDN w:val="0"/>
        <w:adjustRightInd w:val="0"/>
        <w:rPr>
          <w:lang w:val="lv-LV"/>
        </w:rPr>
      </w:pPr>
      <w:r w:rsidRPr="00AA39C8">
        <w:rPr>
          <w:lang w:val="lv-LV"/>
        </w:rPr>
        <w:t>3.6.3. programmatūras (OS) optimizēšana;</w:t>
      </w:r>
    </w:p>
    <w:p w14:paraId="64202BC5" w14:textId="77777777" w:rsidR="001C24B6" w:rsidRPr="00AA39C8" w:rsidRDefault="001C24B6" w:rsidP="001C24B6">
      <w:pPr>
        <w:autoSpaceDE w:val="0"/>
        <w:autoSpaceDN w:val="0"/>
        <w:adjustRightInd w:val="0"/>
        <w:rPr>
          <w:lang w:val="lv-LV"/>
        </w:rPr>
      </w:pPr>
      <w:r w:rsidRPr="00AA39C8">
        <w:rPr>
          <w:lang w:val="lv-LV"/>
        </w:rPr>
        <w:t>3.6.4. operētājsistēmas atjaunināšana;</w:t>
      </w:r>
    </w:p>
    <w:p w14:paraId="413C10D7" w14:textId="77777777" w:rsidR="001C24B6" w:rsidRPr="00AA39C8" w:rsidRDefault="001C24B6" w:rsidP="001C24B6">
      <w:pPr>
        <w:autoSpaceDE w:val="0"/>
        <w:autoSpaceDN w:val="0"/>
        <w:adjustRightInd w:val="0"/>
        <w:rPr>
          <w:lang w:val="lv-LV"/>
        </w:rPr>
      </w:pPr>
      <w:r w:rsidRPr="00AA39C8">
        <w:rPr>
          <w:b/>
          <w:lang w:val="lv-LV"/>
        </w:rPr>
        <w:t xml:space="preserve">3.7 </w:t>
      </w:r>
      <w:r w:rsidRPr="00AA39C8">
        <w:rPr>
          <w:lang w:val="lv-LV"/>
        </w:rPr>
        <w:t>Periodiskā Iekārtu programmatūras profilakse tiek veikta 1 reizi gadā. Profilakses laikā tiek sastādīts profilaktiskās apskates dokuments.</w:t>
      </w:r>
    </w:p>
    <w:p w14:paraId="385ECDA4" w14:textId="77777777" w:rsidR="001C24B6" w:rsidRPr="00AA39C8" w:rsidRDefault="001C24B6" w:rsidP="001C24B6">
      <w:pPr>
        <w:autoSpaceDE w:val="0"/>
        <w:autoSpaceDN w:val="0"/>
        <w:adjustRightInd w:val="0"/>
        <w:rPr>
          <w:lang w:val="lv-LV"/>
        </w:rPr>
      </w:pPr>
      <w:r w:rsidRPr="00AA39C8">
        <w:rPr>
          <w:b/>
          <w:bCs/>
          <w:lang w:val="lv-LV"/>
        </w:rPr>
        <w:t xml:space="preserve">3.8. Pakalpojuma </w:t>
      </w:r>
      <w:r w:rsidRPr="00AA39C8">
        <w:rPr>
          <w:bCs/>
          <w:lang w:val="lv-LV"/>
        </w:rPr>
        <w:t xml:space="preserve">sniegšanas ietvaros nepieciešamo </w:t>
      </w:r>
      <w:r w:rsidRPr="00AA39C8">
        <w:rPr>
          <w:lang w:val="lv-LV"/>
        </w:rPr>
        <w:t>Lietotāju sistēmu pārbaude:</w:t>
      </w:r>
    </w:p>
    <w:p w14:paraId="2803D5A3" w14:textId="77777777" w:rsidR="001C24B6" w:rsidRPr="00AA39C8" w:rsidRDefault="001C24B6" w:rsidP="001C24B6">
      <w:pPr>
        <w:autoSpaceDE w:val="0"/>
        <w:autoSpaceDN w:val="0"/>
        <w:adjustRightInd w:val="0"/>
        <w:rPr>
          <w:lang w:val="lv-LV"/>
        </w:rPr>
      </w:pPr>
      <w:r w:rsidRPr="00AA39C8">
        <w:rPr>
          <w:lang w:val="lv-LV"/>
        </w:rPr>
        <w:t>3.8.1. pieslēgšanās pie servera (domēna), disku un drukas iekārtu pieslēgšana;</w:t>
      </w:r>
    </w:p>
    <w:p w14:paraId="36278583" w14:textId="77777777" w:rsidR="001C24B6" w:rsidRPr="00AA39C8" w:rsidDel="000D2A53" w:rsidRDefault="001C24B6" w:rsidP="001C24B6">
      <w:pPr>
        <w:autoSpaceDE w:val="0"/>
        <w:autoSpaceDN w:val="0"/>
        <w:adjustRightInd w:val="0"/>
        <w:rPr>
          <w:del w:id="82" w:author="Viecha" w:date="2016-11-07T14:28:00Z"/>
          <w:lang w:val="lv-LV"/>
        </w:rPr>
      </w:pPr>
      <w:r w:rsidRPr="00AA39C8">
        <w:rPr>
          <w:lang w:val="lv-LV"/>
        </w:rPr>
        <w:t>3.8.2. pieeja pie lietotāju datiem.</w:t>
      </w:r>
    </w:p>
    <w:p w14:paraId="2539CE61" w14:textId="77777777" w:rsidR="001C24B6" w:rsidRPr="00AA39C8" w:rsidRDefault="001C24B6" w:rsidP="001C24B6">
      <w:pPr>
        <w:autoSpaceDE w:val="0"/>
        <w:autoSpaceDN w:val="0"/>
        <w:adjustRightInd w:val="0"/>
        <w:rPr>
          <w:lang w:val="lv-LV"/>
        </w:rPr>
      </w:pPr>
      <w:del w:id="83" w:author="Viecha" w:date="2016-11-07T14:28:00Z">
        <w:r w:rsidRPr="00AA39C8" w:rsidDel="000D2A53">
          <w:rPr>
            <w:lang w:val="lv-LV"/>
          </w:rPr>
          <w:delText>3.8.3. tīkla un tā parametru pārbaude;</w:delText>
        </w:r>
      </w:del>
    </w:p>
    <w:p w14:paraId="35AF2645" w14:textId="77777777" w:rsidR="001C24B6" w:rsidRPr="00AA39C8" w:rsidRDefault="001C24B6" w:rsidP="001C24B6">
      <w:pPr>
        <w:autoSpaceDE w:val="0"/>
        <w:autoSpaceDN w:val="0"/>
        <w:adjustRightInd w:val="0"/>
        <w:rPr>
          <w:lang w:val="lv-LV"/>
        </w:rPr>
      </w:pPr>
      <w:r w:rsidRPr="00AA39C8">
        <w:rPr>
          <w:lang w:val="lv-LV"/>
        </w:rPr>
        <w:t>3.8.</w:t>
      </w:r>
      <w:ins w:id="84" w:author="Viecha" w:date="2016-11-07T14:28:00Z">
        <w:r w:rsidR="000D2A53">
          <w:rPr>
            <w:lang w:val="lv-LV"/>
          </w:rPr>
          <w:t>3</w:t>
        </w:r>
      </w:ins>
      <w:del w:id="85" w:author="Viecha" w:date="2016-11-07T14:28:00Z">
        <w:r w:rsidRPr="00AA39C8" w:rsidDel="000D2A53">
          <w:rPr>
            <w:lang w:val="lv-LV"/>
          </w:rPr>
          <w:delText>4</w:delText>
        </w:r>
      </w:del>
      <w:r w:rsidRPr="00AA39C8">
        <w:rPr>
          <w:lang w:val="lv-LV"/>
        </w:rPr>
        <w:t>. sistēmas rezerves kopijas atjaunošana;</w:t>
      </w:r>
    </w:p>
    <w:p w14:paraId="1B5C0667" w14:textId="77777777" w:rsidR="00C70CCA" w:rsidRPr="00AA39C8" w:rsidRDefault="00C70CCA" w:rsidP="001C24B6">
      <w:pPr>
        <w:autoSpaceDE w:val="0"/>
        <w:autoSpaceDN w:val="0"/>
        <w:adjustRightInd w:val="0"/>
        <w:rPr>
          <w:lang w:val="lv-LV"/>
        </w:rPr>
      </w:pPr>
      <w:r w:rsidRPr="00AA39C8">
        <w:rPr>
          <w:lang w:val="lv-LV"/>
        </w:rPr>
        <w:t>3.8.</w:t>
      </w:r>
      <w:ins w:id="86" w:author="Viecha" w:date="2016-11-07T14:28:00Z">
        <w:r w:rsidR="000D2A53">
          <w:rPr>
            <w:lang w:val="lv-LV"/>
          </w:rPr>
          <w:t>4</w:t>
        </w:r>
      </w:ins>
      <w:del w:id="87" w:author="Viecha" w:date="2016-11-07T14:28:00Z">
        <w:r w:rsidRPr="00AA39C8" w:rsidDel="000D2A53">
          <w:rPr>
            <w:lang w:val="lv-LV"/>
          </w:rPr>
          <w:delText>5</w:delText>
        </w:r>
      </w:del>
      <w:r w:rsidRPr="00AA39C8">
        <w:rPr>
          <w:lang w:val="lv-LV"/>
        </w:rPr>
        <w:t xml:space="preserve">. sistēmas paroļu droša glabāšana un administrēšana. </w:t>
      </w:r>
      <w:r w:rsidR="00383126" w:rsidRPr="00AA39C8">
        <w:rPr>
          <w:lang w:val="lv-LV"/>
        </w:rPr>
        <w:t>A</w:t>
      </w:r>
      <w:r w:rsidR="0071595F" w:rsidRPr="00AA39C8">
        <w:rPr>
          <w:lang w:val="lv-LV"/>
        </w:rPr>
        <w:t>tslēgu,</w:t>
      </w:r>
      <w:r w:rsidR="00383126" w:rsidRPr="00AA39C8">
        <w:rPr>
          <w:lang w:val="lv-LV"/>
        </w:rPr>
        <w:t xml:space="preserve"> licenšu</w:t>
      </w:r>
      <w:r w:rsidR="0071595F" w:rsidRPr="00AA39C8">
        <w:rPr>
          <w:lang w:val="lv-LV"/>
        </w:rPr>
        <w:t xml:space="preserve"> un citu lietu </w:t>
      </w:r>
      <w:r w:rsidR="00383126" w:rsidRPr="00AA39C8">
        <w:rPr>
          <w:lang w:val="lv-LV"/>
        </w:rPr>
        <w:t xml:space="preserve">pareizas </w:t>
      </w:r>
      <w:r w:rsidR="0071595F" w:rsidRPr="00AA39C8">
        <w:rPr>
          <w:lang w:val="lv-LV"/>
        </w:rPr>
        <w:t>glabāšana</w:t>
      </w:r>
      <w:r w:rsidR="00383126" w:rsidRPr="00AA39C8">
        <w:rPr>
          <w:lang w:val="lv-LV"/>
        </w:rPr>
        <w:t>s rekomendāciju veikšana.</w:t>
      </w:r>
    </w:p>
    <w:p w14:paraId="346E4F06" w14:textId="77777777" w:rsidR="001C24B6" w:rsidRPr="00AA39C8" w:rsidRDefault="001C24B6" w:rsidP="001C24B6">
      <w:pPr>
        <w:autoSpaceDE w:val="0"/>
        <w:autoSpaceDN w:val="0"/>
        <w:adjustRightInd w:val="0"/>
        <w:rPr>
          <w:lang w:val="lv-LV"/>
        </w:rPr>
      </w:pPr>
      <w:r w:rsidRPr="00AA39C8">
        <w:rPr>
          <w:b/>
          <w:bCs/>
          <w:lang w:val="lv-LV"/>
        </w:rPr>
        <w:t xml:space="preserve">3.9. </w:t>
      </w:r>
      <w:r w:rsidRPr="00AA39C8">
        <w:rPr>
          <w:lang w:val="lv-LV"/>
        </w:rPr>
        <w:t>Datora darba nepārtrauktības organizēšana un/vai saskaņošana:</w:t>
      </w:r>
    </w:p>
    <w:p w14:paraId="06DA561A" w14:textId="77777777" w:rsidR="001C24B6" w:rsidRPr="00AA39C8" w:rsidRDefault="001C24B6" w:rsidP="001C24B6">
      <w:pPr>
        <w:autoSpaceDE w:val="0"/>
        <w:autoSpaceDN w:val="0"/>
        <w:adjustRightInd w:val="0"/>
        <w:rPr>
          <w:lang w:val="lv-LV"/>
        </w:rPr>
      </w:pPr>
      <w:r w:rsidRPr="00AA39C8">
        <w:rPr>
          <w:lang w:val="lv-LV"/>
        </w:rPr>
        <w:t>3.9.1. rekomendācijas aparatūras/programmēšanas daļas atjaunošanai/ uzlabošanai</w:t>
      </w:r>
      <w:r w:rsidR="0071595F" w:rsidRPr="00AA39C8">
        <w:rPr>
          <w:lang w:val="lv-LV"/>
        </w:rPr>
        <w:t>,</w:t>
      </w:r>
      <w:r w:rsidR="00E22B30" w:rsidRPr="00AA39C8">
        <w:rPr>
          <w:lang w:val="lv-LV"/>
        </w:rPr>
        <w:t xml:space="preserve"> </w:t>
      </w:r>
      <w:r w:rsidR="0071595F" w:rsidRPr="00AA39C8">
        <w:rPr>
          <w:lang w:val="lv-LV"/>
        </w:rPr>
        <w:t xml:space="preserve">kā arī rekomendācijas Pasūtītājam vajadzīgo komponenšu un sistēmas saistītās tehnikas iegādei. </w:t>
      </w:r>
      <w:r w:rsidR="00E22B30" w:rsidRPr="00AA39C8">
        <w:rPr>
          <w:lang w:val="lv-LV"/>
        </w:rPr>
        <w:t>N</w:t>
      </w:r>
      <w:r w:rsidR="0071595F" w:rsidRPr="00AA39C8">
        <w:rPr>
          <w:lang w:val="lv-LV"/>
        </w:rPr>
        <w:t xml:space="preserve">osūtīt </w:t>
      </w:r>
      <w:r w:rsidR="00E22B30" w:rsidRPr="00AA39C8">
        <w:rPr>
          <w:lang w:val="lv-LV"/>
        </w:rPr>
        <w:t>Pasūtītājam uz apstiprināšanu, pēc kā tiek saņemts rēķins no Izpildītāja ar pēcapmaksu 14 dienas.</w:t>
      </w:r>
    </w:p>
    <w:p w14:paraId="0125CA6A" w14:textId="77777777" w:rsidR="0071595F" w:rsidRPr="00AA39C8" w:rsidRDefault="0071595F" w:rsidP="001C24B6">
      <w:pPr>
        <w:autoSpaceDE w:val="0"/>
        <w:autoSpaceDN w:val="0"/>
        <w:adjustRightInd w:val="0"/>
        <w:rPr>
          <w:lang w:val="lv-LV"/>
        </w:rPr>
      </w:pPr>
      <w:r w:rsidRPr="00AA39C8">
        <w:rPr>
          <w:lang w:val="lv-LV"/>
        </w:rPr>
        <w:lastRenderedPageBreak/>
        <w:t>3.10. Back up (kopēšana) veikšana lietotāju datoriem reizi dienā</w:t>
      </w:r>
      <w:r w:rsidR="003541D9" w:rsidRPr="00AA39C8">
        <w:rPr>
          <w:lang w:val="lv-LV"/>
        </w:rPr>
        <w:t>, izmantojot Pasūtītāja apmaksātu un prasībām atbilstošu mākoņrisinājumu.</w:t>
      </w:r>
      <w:r w:rsidRPr="00AA39C8">
        <w:rPr>
          <w:lang w:val="lv-LV"/>
        </w:rPr>
        <w:t xml:space="preserve"> Informācijas saglabājamības nodrošināšana arī gadījumos, kad kāds Dators vai cita komponente no sistēmas salūzt.</w:t>
      </w:r>
    </w:p>
    <w:p w14:paraId="21D2E301" w14:textId="77777777" w:rsidR="00757DCB" w:rsidRPr="00AA39C8" w:rsidRDefault="00757DCB" w:rsidP="001C24B6">
      <w:pPr>
        <w:autoSpaceDE w:val="0"/>
        <w:autoSpaceDN w:val="0"/>
        <w:adjustRightInd w:val="0"/>
        <w:rPr>
          <w:lang w:val="lv-LV"/>
        </w:rPr>
      </w:pPr>
      <w:r w:rsidRPr="00AA39C8">
        <w:rPr>
          <w:lang w:val="lv-LV"/>
        </w:rPr>
        <w:t xml:space="preserve">3.11. </w:t>
      </w:r>
      <w:r w:rsidR="00E22B30" w:rsidRPr="00AA39C8">
        <w:rPr>
          <w:lang w:val="lv-LV"/>
        </w:rPr>
        <w:t>E</w:t>
      </w:r>
      <w:ins w:id="88" w:author="Viecha" w:date="2016-11-07T14:28:00Z">
        <w:r w:rsidR="000D2A53">
          <w:rPr>
            <w:lang w:val="lv-LV"/>
          </w:rPr>
          <w:t>-</w:t>
        </w:r>
      </w:ins>
      <w:r w:rsidR="00E22B30" w:rsidRPr="00AA39C8">
        <w:rPr>
          <w:lang w:val="lv-LV"/>
        </w:rPr>
        <w:t>pastu</w:t>
      </w:r>
      <w:r w:rsidRPr="00AA39C8">
        <w:rPr>
          <w:lang w:val="lv-LV"/>
        </w:rPr>
        <w:t xml:space="preserve"> koresponde</w:t>
      </w:r>
      <w:ins w:id="89" w:author="Viecha" w:date="2016-11-07T14:23:00Z">
        <w:r w:rsidR="00955DF3">
          <w:rPr>
            <w:lang w:val="lv-LV"/>
          </w:rPr>
          <w:t>n</w:t>
        </w:r>
      </w:ins>
      <w:r w:rsidRPr="00AA39C8">
        <w:rPr>
          <w:lang w:val="lv-LV"/>
        </w:rPr>
        <w:t xml:space="preserve">ces </w:t>
      </w:r>
      <w:r w:rsidR="009B4EA5" w:rsidRPr="00AA39C8">
        <w:rPr>
          <w:lang w:val="lv-LV"/>
        </w:rPr>
        <w:t>rezerves kopiju veidošana</w:t>
      </w:r>
      <w:r w:rsidR="00AA39C8">
        <w:rPr>
          <w:strike/>
          <w:lang w:val="lv-LV"/>
        </w:rPr>
        <w:t xml:space="preserve">, </w:t>
      </w:r>
      <w:r w:rsidR="003541D9" w:rsidRPr="00AA39C8">
        <w:rPr>
          <w:lang w:val="lv-LV"/>
        </w:rPr>
        <w:t>izmantojot Pasūtītāja apmaksātu un prasībām atbilstošu mākoņrisinājumu</w:t>
      </w:r>
      <w:r w:rsidRPr="00AA39C8">
        <w:rPr>
          <w:lang w:val="lv-LV"/>
        </w:rPr>
        <w:t>.</w:t>
      </w:r>
    </w:p>
    <w:p w14:paraId="325B746F" w14:textId="77777777" w:rsidR="00073808" w:rsidRPr="00AA39C8" w:rsidDel="005728C1" w:rsidRDefault="00757DCB" w:rsidP="001C24B6">
      <w:pPr>
        <w:autoSpaceDE w:val="0"/>
        <w:autoSpaceDN w:val="0"/>
        <w:adjustRightInd w:val="0"/>
        <w:rPr>
          <w:del w:id="90" w:author="Viecha" w:date="2016-11-08T01:14:00Z"/>
          <w:lang w:val="lv-LV"/>
        </w:rPr>
      </w:pPr>
      <w:r w:rsidRPr="00AA39C8">
        <w:rPr>
          <w:lang w:val="lv-LV"/>
        </w:rPr>
        <w:t xml:space="preserve">3.12. </w:t>
      </w:r>
      <w:r w:rsidR="00E22B30" w:rsidRPr="00AA39C8">
        <w:rPr>
          <w:lang w:val="lv-LV"/>
        </w:rPr>
        <w:t>Iespēju robežās veikt rekomendācijas IT risinājumu izvēlē.</w:t>
      </w:r>
    </w:p>
    <w:p w14:paraId="798E87D9" w14:textId="77777777" w:rsidR="000578C6" w:rsidRPr="00AA39C8" w:rsidRDefault="00E22B30" w:rsidP="001C24B6">
      <w:pPr>
        <w:autoSpaceDE w:val="0"/>
        <w:autoSpaceDN w:val="0"/>
        <w:adjustRightInd w:val="0"/>
        <w:rPr>
          <w:lang w:val="lv-LV"/>
        </w:rPr>
      </w:pPr>
      <w:del w:id="91" w:author="Viecha" w:date="2016-11-08T01:14:00Z">
        <w:r w:rsidRPr="00AA39C8" w:rsidDel="005728C1">
          <w:rPr>
            <w:lang w:val="lv-LV"/>
          </w:rPr>
          <w:delText>3.13. T</w:delText>
        </w:r>
        <w:r w:rsidR="00073808" w:rsidRPr="00AA39C8" w:rsidDel="005728C1">
          <w:rPr>
            <w:lang w:val="lv-LV"/>
          </w:rPr>
          <w:delText>iek veikta</w:delText>
        </w:r>
        <w:r w:rsidR="009B4EA5" w:rsidRPr="00AA39C8" w:rsidDel="005728C1">
          <w:rPr>
            <w:lang w:val="lv-LV"/>
          </w:rPr>
          <w:delText xml:space="preserve"> vienreizēja</w:delText>
        </w:r>
        <w:r w:rsidR="00073808" w:rsidRPr="00AA39C8" w:rsidDel="005728C1">
          <w:rPr>
            <w:lang w:val="lv-LV"/>
          </w:rPr>
          <w:delText xml:space="preserve"> inv</w:delText>
        </w:r>
        <w:r w:rsidR="00043018" w:rsidRPr="00AA39C8" w:rsidDel="005728C1">
          <w:rPr>
            <w:lang w:val="lv-LV"/>
          </w:rPr>
          <w:delText>entar</w:delText>
        </w:r>
        <w:r w:rsidR="00073808" w:rsidRPr="00AA39C8" w:rsidDel="005728C1">
          <w:rPr>
            <w:lang w:val="lv-LV"/>
          </w:rPr>
          <w:delText xml:space="preserve">izācija, lietotāju intervēšana, </w:delText>
        </w:r>
        <w:commentRangeStart w:id="92"/>
        <w:r w:rsidR="00DA0B48" w:rsidRPr="00AA39C8" w:rsidDel="005728C1">
          <w:rPr>
            <w:lang w:val="lv-LV"/>
          </w:rPr>
          <w:delText>sākotnējā attālinātās palīdzības</w:delText>
        </w:r>
        <w:r w:rsidR="00CA54CE" w:rsidRPr="00AA39C8" w:rsidDel="005728C1">
          <w:rPr>
            <w:lang w:val="lv-LV"/>
          </w:rPr>
          <w:delText xml:space="preserve"> un datoru datu kopēšanas</w:delText>
        </w:r>
        <w:r w:rsidR="00DA0B48" w:rsidRPr="00AA39C8" w:rsidDel="005728C1">
          <w:rPr>
            <w:lang w:val="lv-LV"/>
          </w:rPr>
          <w:delText xml:space="preserve"> sistēmas ieviešana</w:delText>
        </w:r>
        <w:commentRangeEnd w:id="92"/>
        <w:r w:rsidR="00DA0B48" w:rsidRPr="00AA39C8" w:rsidDel="005728C1">
          <w:rPr>
            <w:rStyle w:val="CommentReference"/>
          </w:rPr>
          <w:commentReference w:id="92"/>
        </w:r>
        <w:r w:rsidR="00DA0B48" w:rsidRPr="00AA39C8" w:rsidDel="005728C1">
          <w:rPr>
            <w:lang w:val="lv-LV"/>
          </w:rPr>
          <w:delText xml:space="preserve">, </w:delText>
        </w:r>
        <w:r w:rsidRPr="00AA39C8" w:rsidDel="005728C1">
          <w:rPr>
            <w:lang w:val="lv-LV"/>
          </w:rPr>
          <w:delText>IT infrastruktūras apraksta izveide</w:delText>
        </w:r>
        <w:r w:rsidR="00073808" w:rsidRPr="00AA39C8" w:rsidDel="005728C1">
          <w:rPr>
            <w:lang w:val="lv-LV"/>
          </w:rPr>
          <w:delText>.</w:delText>
        </w:r>
      </w:del>
    </w:p>
    <w:p w14:paraId="6BFE76E5" w14:textId="77777777" w:rsidR="00192E75" w:rsidRPr="00AA39C8" w:rsidRDefault="00192E75" w:rsidP="001C24B6">
      <w:pPr>
        <w:autoSpaceDE w:val="0"/>
        <w:autoSpaceDN w:val="0"/>
        <w:adjustRightInd w:val="0"/>
        <w:rPr>
          <w:lang w:val="lv-LV"/>
        </w:rPr>
      </w:pPr>
      <w:r w:rsidRPr="00AA39C8">
        <w:rPr>
          <w:lang w:val="lv-LV"/>
        </w:rPr>
        <w:t>3.</w:t>
      </w:r>
      <w:del w:id="93" w:author="Viecha" w:date="2016-11-08T01:14:00Z">
        <w:r w:rsidRPr="00AA39C8" w:rsidDel="005728C1">
          <w:rPr>
            <w:lang w:val="lv-LV"/>
          </w:rPr>
          <w:delText>14</w:delText>
        </w:r>
      </w:del>
      <w:ins w:id="94" w:author="Viecha" w:date="2016-11-08T01:14:00Z">
        <w:r w:rsidR="005728C1" w:rsidRPr="00AA39C8">
          <w:rPr>
            <w:lang w:val="lv-LV"/>
          </w:rPr>
          <w:t>1</w:t>
        </w:r>
        <w:r w:rsidR="005728C1">
          <w:rPr>
            <w:lang w:val="lv-LV"/>
          </w:rPr>
          <w:t>3</w:t>
        </w:r>
      </w:ins>
      <w:r w:rsidRPr="00AA39C8">
        <w:rPr>
          <w:lang w:val="lv-LV"/>
        </w:rPr>
        <w:t>. Aktuālā licenču reģistra uzturēšana.</w:t>
      </w:r>
    </w:p>
    <w:p w14:paraId="1C24165F" w14:textId="77777777" w:rsidR="00757DCB" w:rsidRPr="00AA39C8" w:rsidRDefault="00757DCB" w:rsidP="001C24B6">
      <w:pPr>
        <w:autoSpaceDE w:val="0"/>
        <w:autoSpaceDN w:val="0"/>
        <w:adjustRightInd w:val="0"/>
        <w:rPr>
          <w:lang w:val="lv-LV"/>
        </w:rPr>
      </w:pPr>
    </w:p>
    <w:p w14:paraId="2F7AF2A2" w14:textId="77777777" w:rsidR="007C71B8" w:rsidRPr="00AA39C8" w:rsidRDefault="007C71B8" w:rsidP="001C24B6">
      <w:pPr>
        <w:autoSpaceDE w:val="0"/>
        <w:autoSpaceDN w:val="0"/>
        <w:adjustRightInd w:val="0"/>
        <w:rPr>
          <w:lang w:val="lv-LV"/>
        </w:rPr>
      </w:pPr>
    </w:p>
    <w:p w14:paraId="1ABB0C91" w14:textId="77777777" w:rsidR="001C24B6" w:rsidRPr="00AA39C8" w:rsidRDefault="001C24B6" w:rsidP="001C24B6">
      <w:pPr>
        <w:autoSpaceDE w:val="0"/>
        <w:autoSpaceDN w:val="0"/>
        <w:adjustRightInd w:val="0"/>
        <w:rPr>
          <w:lang w:val="lv-LV"/>
        </w:rPr>
      </w:pPr>
    </w:p>
    <w:p w14:paraId="14DDD6BE" w14:textId="77777777" w:rsidR="001C24B6" w:rsidRPr="00AA39C8" w:rsidRDefault="001C24B6" w:rsidP="001C24B6">
      <w:pPr>
        <w:autoSpaceDE w:val="0"/>
        <w:autoSpaceDN w:val="0"/>
        <w:adjustRightInd w:val="0"/>
        <w:rPr>
          <w:b/>
          <w:bCs/>
          <w:lang w:val="lv-LV"/>
        </w:rPr>
      </w:pPr>
      <w:r w:rsidRPr="00AA39C8">
        <w:rPr>
          <w:b/>
          <w:bCs/>
          <w:lang w:val="lv-LV"/>
        </w:rPr>
        <w:t>4. Uzturēšanā esošās iekārtas</w:t>
      </w:r>
    </w:p>
    <w:p w14:paraId="1D83F61E" w14:textId="77777777" w:rsidR="001C24B6" w:rsidRPr="00AA39C8" w:rsidRDefault="001C24B6" w:rsidP="001C24B6">
      <w:pPr>
        <w:autoSpaceDE w:val="0"/>
        <w:autoSpaceDN w:val="0"/>
        <w:adjustRightInd w:val="0"/>
        <w:rPr>
          <w:b/>
          <w:bCs/>
          <w:lang w:val="lv-LV"/>
        </w:rPr>
      </w:pPr>
    </w:p>
    <w:p w14:paraId="6A858E20" w14:textId="77777777" w:rsidR="001C24B6" w:rsidRPr="00AA39C8" w:rsidRDefault="001C24B6" w:rsidP="001C24B6">
      <w:pPr>
        <w:autoSpaceDE w:val="0"/>
        <w:autoSpaceDN w:val="0"/>
        <w:adjustRightInd w:val="0"/>
        <w:rPr>
          <w:lang w:val="lv-LV"/>
        </w:rPr>
      </w:pPr>
      <w:r w:rsidRPr="00AA39C8">
        <w:rPr>
          <w:lang w:val="lv-LV"/>
        </w:rPr>
        <w:t xml:space="preserve">Darbstacijas  - </w:t>
      </w:r>
      <w:ins w:id="95" w:author="Viecha" w:date="2016-11-08T01:13:00Z">
        <w:r w:rsidR="009A75C3">
          <w:rPr>
            <w:lang w:val="lv-LV"/>
          </w:rPr>
          <w:t>27</w:t>
        </w:r>
      </w:ins>
      <w:del w:id="96" w:author="Viecha" w:date="2016-11-07T14:23:00Z">
        <w:r w:rsidR="000578C6" w:rsidRPr="00AA39C8" w:rsidDel="00955DF3">
          <w:rPr>
            <w:lang w:val="lv-LV"/>
          </w:rPr>
          <w:delText>2</w:delText>
        </w:r>
      </w:del>
      <w:del w:id="97" w:author="Viecha" w:date="2016-11-08T01:13:00Z">
        <w:r w:rsidR="000578C6" w:rsidRPr="00AA39C8" w:rsidDel="009A75C3">
          <w:rPr>
            <w:lang w:val="lv-LV"/>
          </w:rPr>
          <w:delText>0</w:delText>
        </w:r>
      </w:del>
      <w:r w:rsidR="000578C6" w:rsidRPr="00AA39C8">
        <w:rPr>
          <w:lang w:val="lv-LV"/>
        </w:rPr>
        <w:t xml:space="preserve">  </w:t>
      </w:r>
      <w:r w:rsidRPr="00AA39C8">
        <w:rPr>
          <w:lang w:val="lv-LV"/>
        </w:rPr>
        <w:t>gab.</w:t>
      </w:r>
    </w:p>
    <w:p w14:paraId="20AA486E" w14:textId="77777777" w:rsidR="001C24B6" w:rsidRPr="00AA39C8" w:rsidRDefault="001C24B6" w:rsidP="001C24B6">
      <w:pPr>
        <w:autoSpaceDE w:val="0"/>
        <w:autoSpaceDN w:val="0"/>
        <w:adjustRightInd w:val="0"/>
        <w:rPr>
          <w:lang w:val="lv-LV"/>
        </w:rPr>
      </w:pPr>
      <w:r w:rsidRPr="00AA39C8">
        <w:rPr>
          <w:lang w:val="lv-LV"/>
        </w:rPr>
        <w:t xml:space="preserve">Serveris – </w:t>
      </w:r>
      <w:r w:rsidR="000578C6" w:rsidRPr="00AA39C8">
        <w:rPr>
          <w:lang w:val="lv-LV"/>
        </w:rPr>
        <w:t xml:space="preserve">1 </w:t>
      </w:r>
      <w:r w:rsidRPr="00AA39C8">
        <w:rPr>
          <w:lang w:val="lv-LV"/>
        </w:rPr>
        <w:t>gab.</w:t>
      </w:r>
    </w:p>
    <w:p w14:paraId="3FA95F87" w14:textId="77777777" w:rsidR="00DD1657" w:rsidRPr="00AA39C8" w:rsidDel="00955DF3" w:rsidRDefault="00DD1657" w:rsidP="001C24B6">
      <w:pPr>
        <w:autoSpaceDE w:val="0"/>
        <w:autoSpaceDN w:val="0"/>
        <w:adjustRightInd w:val="0"/>
        <w:rPr>
          <w:del w:id="98" w:author="Viecha" w:date="2016-11-07T14:23:00Z"/>
          <w:lang w:val="lv-LV"/>
        </w:rPr>
      </w:pPr>
      <w:del w:id="99" w:author="Viecha" w:date="2016-11-07T14:23:00Z">
        <w:r w:rsidRPr="00AA39C8" w:rsidDel="00955DF3">
          <w:rPr>
            <w:lang w:val="lv-LV"/>
          </w:rPr>
          <w:delText>Darba stundu skaits uz vietas Pasūtītāja telpās mēnesī: 2h</w:delText>
        </w:r>
      </w:del>
    </w:p>
    <w:p w14:paraId="5FC2A764" w14:textId="77777777" w:rsidR="00DD1657" w:rsidRPr="00AA39C8" w:rsidRDefault="00DD1657" w:rsidP="001C24B6">
      <w:pPr>
        <w:autoSpaceDE w:val="0"/>
        <w:autoSpaceDN w:val="0"/>
        <w:adjustRightInd w:val="0"/>
        <w:rPr>
          <w:lang w:val="lv-LV"/>
        </w:rPr>
      </w:pPr>
    </w:p>
    <w:p w14:paraId="499C9001" w14:textId="77777777" w:rsidR="001C24B6" w:rsidRPr="00AA39C8" w:rsidRDefault="001C24B6" w:rsidP="001C24B6">
      <w:pPr>
        <w:autoSpaceDE w:val="0"/>
        <w:autoSpaceDN w:val="0"/>
        <w:adjustRightInd w:val="0"/>
        <w:rPr>
          <w:lang w:val="lv-LV"/>
        </w:rPr>
      </w:pPr>
      <w:r w:rsidRPr="00AA39C8">
        <w:rPr>
          <w:lang w:val="lv-LV"/>
        </w:rPr>
        <w:t xml:space="preserve">Kopā: </w:t>
      </w:r>
      <w:del w:id="100" w:author="Viecha" w:date="2016-11-07T14:23:00Z">
        <w:r w:rsidR="003541D9" w:rsidRPr="00AA39C8" w:rsidDel="00955DF3">
          <w:rPr>
            <w:lang w:val="lv-LV"/>
          </w:rPr>
          <w:delText>380</w:delText>
        </w:r>
      </w:del>
      <w:ins w:id="101" w:author="Viecha" w:date="2016-11-08T01:13:00Z">
        <w:r w:rsidR="009A75C3">
          <w:rPr>
            <w:lang w:val="lv-LV"/>
          </w:rPr>
          <w:t>540</w:t>
        </w:r>
      </w:ins>
      <w:r w:rsidR="003541D9" w:rsidRPr="00AA39C8">
        <w:rPr>
          <w:lang w:val="lv-LV"/>
        </w:rPr>
        <w:t xml:space="preserve">.00 </w:t>
      </w:r>
      <w:r w:rsidRPr="00AA39C8">
        <w:rPr>
          <w:lang w:val="lv-LV"/>
        </w:rPr>
        <w:t>EUR</w:t>
      </w:r>
    </w:p>
    <w:p w14:paraId="164D46B0" w14:textId="77777777" w:rsidR="001C24B6" w:rsidRPr="00AA39C8" w:rsidRDefault="001C24B6" w:rsidP="001C24B6">
      <w:pPr>
        <w:autoSpaceDE w:val="0"/>
        <w:autoSpaceDN w:val="0"/>
        <w:adjustRightInd w:val="0"/>
        <w:rPr>
          <w:b/>
          <w:bCs/>
          <w:lang w:val="lv-LV"/>
        </w:rPr>
      </w:pPr>
    </w:p>
    <w:p w14:paraId="2D9D9CFD" w14:textId="77777777" w:rsidR="001C24B6" w:rsidRPr="00AA39C8" w:rsidRDefault="001C24B6" w:rsidP="001C24B6">
      <w:pPr>
        <w:autoSpaceDE w:val="0"/>
        <w:autoSpaceDN w:val="0"/>
        <w:adjustRightInd w:val="0"/>
        <w:rPr>
          <w:b/>
          <w:bCs/>
          <w:lang w:val="lv-LV"/>
        </w:rPr>
      </w:pPr>
    </w:p>
    <w:p w14:paraId="129C6197" w14:textId="77777777" w:rsidR="001C24B6" w:rsidRPr="00AA39C8" w:rsidRDefault="001C24B6" w:rsidP="001C24B6">
      <w:pPr>
        <w:autoSpaceDE w:val="0"/>
        <w:autoSpaceDN w:val="0"/>
        <w:adjustRightInd w:val="0"/>
        <w:rPr>
          <w:b/>
          <w:bCs/>
          <w:lang w:val="lv-LV"/>
        </w:rPr>
      </w:pPr>
      <w:r w:rsidRPr="00AA39C8">
        <w:rPr>
          <w:b/>
          <w:bCs/>
          <w:lang w:val="lv-LV"/>
        </w:rPr>
        <w:t>5. Pušu rekvizīti un paraksti</w:t>
      </w:r>
    </w:p>
    <w:p w14:paraId="1458A2DE" w14:textId="77777777" w:rsidR="001C24B6" w:rsidRPr="00AA39C8" w:rsidRDefault="001C24B6" w:rsidP="001C24B6">
      <w:pPr>
        <w:jc w:val="both"/>
        <w:rPr>
          <w:sz w:val="22"/>
          <w:lang w:val="lv-LV"/>
        </w:rPr>
      </w:pPr>
    </w:p>
    <w:tbl>
      <w:tblPr>
        <w:tblW w:w="0" w:type="auto"/>
        <w:tblLook w:val="01E0" w:firstRow="1" w:lastRow="1" w:firstColumn="1" w:lastColumn="1" w:noHBand="0" w:noVBand="0"/>
      </w:tblPr>
      <w:tblGrid>
        <w:gridCol w:w="4428"/>
        <w:gridCol w:w="4428"/>
      </w:tblGrid>
      <w:tr w:rsidR="001C24B6" w:rsidRPr="00AA39C8" w14:paraId="2B8520DB" w14:textId="77777777" w:rsidTr="001C24B6">
        <w:tc>
          <w:tcPr>
            <w:tcW w:w="4428" w:type="dxa"/>
            <w:shd w:val="clear" w:color="auto" w:fill="auto"/>
          </w:tcPr>
          <w:p w14:paraId="276CDD4A" w14:textId="77777777" w:rsidR="001C24B6" w:rsidRPr="00AA39C8" w:rsidRDefault="001C24B6" w:rsidP="001C24B6">
            <w:pPr>
              <w:rPr>
                <w:b/>
                <w:sz w:val="22"/>
                <w:szCs w:val="22"/>
                <w:lang w:val="lv-LV"/>
              </w:rPr>
            </w:pPr>
            <w:r w:rsidRPr="00AA39C8">
              <w:rPr>
                <w:b/>
                <w:sz w:val="22"/>
                <w:szCs w:val="22"/>
                <w:lang w:val="lv-LV"/>
              </w:rPr>
              <w:t>Izpildītājs</w:t>
            </w:r>
          </w:p>
          <w:p w14:paraId="16723408" w14:textId="77777777" w:rsidR="001C24B6" w:rsidRPr="00AA39C8" w:rsidRDefault="001C24B6" w:rsidP="001C24B6">
            <w:pPr>
              <w:rPr>
                <w:sz w:val="22"/>
                <w:szCs w:val="22"/>
                <w:lang w:val="lv-LV"/>
              </w:rPr>
            </w:pPr>
          </w:p>
          <w:p w14:paraId="3642C9B5" w14:textId="77777777" w:rsidR="001C24B6" w:rsidRPr="00AA39C8" w:rsidRDefault="001C24B6" w:rsidP="001C24B6">
            <w:pPr>
              <w:rPr>
                <w:sz w:val="22"/>
                <w:szCs w:val="22"/>
                <w:lang w:val="lv-LV"/>
              </w:rPr>
            </w:pPr>
            <w:r w:rsidRPr="00AA39C8">
              <w:rPr>
                <w:sz w:val="22"/>
                <w:szCs w:val="22"/>
                <w:lang w:val="lv-LV"/>
              </w:rPr>
              <w:t xml:space="preserve">PROMPT, SIA   </w:t>
            </w:r>
          </w:p>
          <w:p w14:paraId="3B410470" w14:textId="77777777" w:rsidR="001C24B6" w:rsidRPr="00AA39C8" w:rsidRDefault="001C24B6" w:rsidP="001C24B6">
            <w:pPr>
              <w:rPr>
                <w:sz w:val="22"/>
                <w:szCs w:val="22"/>
                <w:lang w:val="lv-LV"/>
              </w:rPr>
            </w:pPr>
            <w:r w:rsidRPr="00AA39C8">
              <w:rPr>
                <w:sz w:val="22"/>
                <w:szCs w:val="22"/>
                <w:lang w:val="lv-LV"/>
              </w:rPr>
              <w:t>Piena iela 16-9, Rīga, LV-1045</w:t>
            </w:r>
          </w:p>
          <w:p w14:paraId="485414CE" w14:textId="77777777" w:rsidR="001C24B6" w:rsidRPr="00AA39C8" w:rsidRDefault="001C24B6" w:rsidP="001C24B6">
            <w:pPr>
              <w:rPr>
                <w:sz w:val="22"/>
                <w:szCs w:val="22"/>
                <w:lang w:val="lv-LV"/>
              </w:rPr>
            </w:pPr>
            <w:r w:rsidRPr="00AA39C8">
              <w:rPr>
                <w:sz w:val="22"/>
                <w:szCs w:val="22"/>
                <w:lang w:val="lv-LV"/>
              </w:rPr>
              <w:t>Reģ.nr.  40003854977</w:t>
            </w:r>
            <w:r w:rsidRPr="00AA39C8">
              <w:rPr>
                <w:sz w:val="22"/>
                <w:szCs w:val="22"/>
                <w:lang w:val="lv-LV"/>
              </w:rPr>
              <w:tab/>
            </w:r>
          </w:p>
          <w:p w14:paraId="5CAEEDB0" w14:textId="77777777" w:rsidR="001C24B6" w:rsidRPr="00AA39C8" w:rsidRDefault="001C24B6" w:rsidP="001C24B6">
            <w:pPr>
              <w:rPr>
                <w:sz w:val="22"/>
                <w:szCs w:val="22"/>
                <w:lang w:val="lv-LV"/>
              </w:rPr>
            </w:pPr>
            <w:r w:rsidRPr="00AA39C8">
              <w:rPr>
                <w:sz w:val="22"/>
                <w:szCs w:val="22"/>
                <w:lang w:val="lv-LV"/>
              </w:rPr>
              <w:t>PVN reģistra Nr. LV40003854977</w:t>
            </w:r>
            <w:r w:rsidRPr="00AA39C8">
              <w:rPr>
                <w:sz w:val="22"/>
                <w:szCs w:val="22"/>
                <w:lang w:val="lv-LV"/>
              </w:rPr>
              <w:tab/>
            </w:r>
          </w:p>
          <w:p w14:paraId="3DE16463" w14:textId="77777777" w:rsidR="001C24B6" w:rsidRPr="00AA39C8" w:rsidRDefault="001C24B6" w:rsidP="001C24B6">
            <w:pPr>
              <w:rPr>
                <w:sz w:val="22"/>
                <w:szCs w:val="22"/>
                <w:lang w:val="lv-LV"/>
              </w:rPr>
            </w:pPr>
            <w:r w:rsidRPr="00AA39C8">
              <w:rPr>
                <w:sz w:val="22"/>
                <w:szCs w:val="22"/>
                <w:lang w:val="lv-LV"/>
              </w:rPr>
              <w:t xml:space="preserve">Konts: </w:t>
            </w:r>
            <w:r w:rsidRPr="00AA39C8">
              <w:rPr>
                <w:sz w:val="22"/>
                <w:szCs w:val="22"/>
                <w:lang w:val="lv-LV"/>
              </w:rPr>
              <w:tab/>
              <w:t>LV85HABA0551014333050</w:t>
            </w:r>
          </w:p>
          <w:p w14:paraId="0AD4EF94" w14:textId="77777777" w:rsidR="001C24B6" w:rsidRPr="00AA39C8" w:rsidRDefault="001C24B6" w:rsidP="001C24B6">
            <w:pPr>
              <w:rPr>
                <w:sz w:val="22"/>
                <w:szCs w:val="22"/>
                <w:lang w:val="lv-LV"/>
              </w:rPr>
            </w:pPr>
            <w:r w:rsidRPr="00AA39C8">
              <w:rPr>
                <w:sz w:val="22"/>
                <w:szCs w:val="22"/>
                <w:lang w:val="lv-LV"/>
              </w:rPr>
              <w:t>Swedbank AS</w:t>
            </w:r>
          </w:p>
          <w:p w14:paraId="25F7AA6D" w14:textId="77777777" w:rsidR="001C24B6" w:rsidRPr="00AA39C8" w:rsidRDefault="001C24B6" w:rsidP="001C24B6">
            <w:pPr>
              <w:rPr>
                <w:sz w:val="22"/>
                <w:szCs w:val="22"/>
                <w:lang w:val="lv-LV"/>
              </w:rPr>
            </w:pPr>
            <w:r w:rsidRPr="00AA39C8">
              <w:rPr>
                <w:sz w:val="22"/>
                <w:szCs w:val="22"/>
                <w:lang w:val="lv-LV"/>
              </w:rPr>
              <w:t>Bankas kods: HABALV22</w:t>
            </w:r>
          </w:p>
          <w:p w14:paraId="2951F124" w14:textId="77777777" w:rsidR="001C24B6" w:rsidRPr="00AA39C8" w:rsidRDefault="001C24B6" w:rsidP="001C24B6">
            <w:pPr>
              <w:rPr>
                <w:sz w:val="22"/>
                <w:szCs w:val="22"/>
                <w:lang w:val="lv-LV"/>
              </w:rPr>
            </w:pPr>
          </w:p>
          <w:p w14:paraId="479CA7E0" w14:textId="77777777" w:rsidR="001C24B6" w:rsidRPr="00AA39C8" w:rsidRDefault="001C24B6" w:rsidP="001C24B6">
            <w:pPr>
              <w:rPr>
                <w:sz w:val="22"/>
                <w:szCs w:val="22"/>
                <w:lang w:val="lv-LV"/>
              </w:rPr>
            </w:pPr>
          </w:p>
          <w:p w14:paraId="5FE1263F" w14:textId="77777777" w:rsidR="001C24B6" w:rsidRPr="00AA39C8" w:rsidRDefault="001C24B6" w:rsidP="001C24B6">
            <w:pPr>
              <w:rPr>
                <w:sz w:val="22"/>
                <w:szCs w:val="22"/>
                <w:lang w:val="lv-LV"/>
              </w:rPr>
            </w:pPr>
            <w:r w:rsidRPr="00AA39C8">
              <w:rPr>
                <w:sz w:val="22"/>
                <w:szCs w:val="22"/>
                <w:lang w:val="lv-LV"/>
              </w:rPr>
              <w:t>Paraksts</w:t>
            </w:r>
            <w:r w:rsidRPr="00AA39C8">
              <w:rPr>
                <w:sz w:val="22"/>
                <w:szCs w:val="22"/>
                <w:lang w:val="lv-LV"/>
              </w:rPr>
              <w:tab/>
              <w:t>: ………………….</w:t>
            </w:r>
          </w:p>
          <w:p w14:paraId="5B8531FA" w14:textId="77777777" w:rsidR="001C24B6" w:rsidRPr="00AA39C8" w:rsidRDefault="001C24B6" w:rsidP="001C24B6">
            <w:pPr>
              <w:rPr>
                <w:sz w:val="22"/>
                <w:szCs w:val="22"/>
                <w:lang w:val="lv-LV"/>
              </w:rPr>
            </w:pPr>
          </w:p>
          <w:p w14:paraId="1FDB1DA9" w14:textId="77777777" w:rsidR="001C24B6" w:rsidRPr="00AA39C8" w:rsidRDefault="001C24B6" w:rsidP="001C24B6">
            <w:pPr>
              <w:rPr>
                <w:sz w:val="22"/>
                <w:szCs w:val="22"/>
                <w:lang w:val="lv-LV"/>
              </w:rPr>
            </w:pPr>
            <w:r w:rsidRPr="00AA39C8">
              <w:rPr>
                <w:sz w:val="22"/>
                <w:szCs w:val="22"/>
                <w:lang w:val="lv-LV"/>
              </w:rPr>
              <w:t>Pārstāvis       : Oskars Luste</w:t>
            </w:r>
          </w:p>
          <w:p w14:paraId="340DAE11" w14:textId="77777777" w:rsidR="001C24B6" w:rsidRPr="00AA39C8" w:rsidRDefault="001C24B6" w:rsidP="001C24B6">
            <w:pPr>
              <w:rPr>
                <w:sz w:val="22"/>
                <w:szCs w:val="22"/>
                <w:lang w:val="lv-LV"/>
              </w:rPr>
            </w:pPr>
          </w:p>
          <w:p w14:paraId="0BDB9B92" w14:textId="77777777" w:rsidR="001C24B6" w:rsidRPr="00AA39C8" w:rsidRDefault="001C24B6" w:rsidP="001C24B6">
            <w:pPr>
              <w:rPr>
                <w:sz w:val="22"/>
                <w:szCs w:val="22"/>
                <w:lang w:val="lv-LV"/>
              </w:rPr>
            </w:pPr>
            <w:r w:rsidRPr="00AA39C8">
              <w:rPr>
                <w:sz w:val="22"/>
                <w:szCs w:val="22"/>
                <w:lang w:val="lv-LV"/>
              </w:rPr>
              <w:t>Amats           : Valdes priekšsēdētājs</w:t>
            </w:r>
          </w:p>
          <w:p w14:paraId="02EBD7E8" w14:textId="77777777" w:rsidR="001C24B6" w:rsidRPr="00AA39C8" w:rsidRDefault="001C24B6" w:rsidP="001C24B6">
            <w:pPr>
              <w:rPr>
                <w:sz w:val="22"/>
                <w:szCs w:val="22"/>
                <w:lang w:val="lv-LV"/>
              </w:rPr>
            </w:pPr>
          </w:p>
          <w:p w14:paraId="2CC684AC" w14:textId="77777777" w:rsidR="001C24B6" w:rsidRPr="00AA39C8" w:rsidRDefault="001C24B6" w:rsidP="001C24B6">
            <w:pPr>
              <w:rPr>
                <w:sz w:val="22"/>
                <w:szCs w:val="22"/>
                <w:lang w:val="lv-LV"/>
              </w:rPr>
            </w:pPr>
            <w:r w:rsidRPr="00AA39C8">
              <w:rPr>
                <w:sz w:val="22"/>
                <w:szCs w:val="22"/>
                <w:lang w:val="lv-LV"/>
              </w:rPr>
              <w:t>Datums</w:t>
            </w:r>
            <w:r w:rsidRPr="00AA39C8">
              <w:rPr>
                <w:sz w:val="22"/>
                <w:szCs w:val="22"/>
                <w:lang w:val="lv-LV"/>
              </w:rPr>
              <w:tab/>
              <w:t>: ………………….</w:t>
            </w:r>
          </w:p>
        </w:tc>
        <w:tc>
          <w:tcPr>
            <w:tcW w:w="4428" w:type="dxa"/>
            <w:shd w:val="clear" w:color="auto" w:fill="auto"/>
          </w:tcPr>
          <w:p w14:paraId="56DC8677" w14:textId="77777777" w:rsidR="001C24B6" w:rsidRPr="00AA39C8" w:rsidRDefault="001C24B6" w:rsidP="001C24B6">
            <w:pPr>
              <w:rPr>
                <w:b/>
                <w:sz w:val="22"/>
                <w:szCs w:val="22"/>
                <w:lang w:val="lv-LV"/>
              </w:rPr>
            </w:pPr>
            <w:r w:rsidRPr="00AA39C8">
              <w:rPr>
                <w:b/>
                <w:sz w:val="22"/>
                <w:szCs w:val="22"/>
                <w:lang w:val="lv-LV"/>
              </w:rPr>
              <w:t>Pasūtītājs</w:t>
            </w:r>
          </w:p>
          <w:p w14:paraId="651F54C0" w14:textId="77777777" w:rsidR="001C24B6" w:rsidRPr="00AA39C8" w:rsidRDefault="001C24B6" w:rsidP="001C24B6">
            <w:pPr>
              <w:rPr>
                <w:sz w:val="22"/>
                <w:szCs w:val="22"/>
                <w:lang w:val="lv-LV"/>
              </w:rPr>
            </w:pPr>
          </w:p>
          <w:p w14:paraId="7E033B90" w14:textId="77777777" w:rsidR="001C24B6" w:rsidRPr="00AA39C8" w:rsidRDefault="001C24B6" w:rsidP="001C24B6">
            <w:pPr>
              <w:jc w:val="both"/>
              <w:rPr>
                <w:sz w:val="22"/>
                <w:szCs w:val="22"/>
                <w:lang w:val="lv-LV"/>
              </w:rPr>
            </w:pPr>
            <w:r w:rsidRPr="00AA39C8">
              <w:rPr>
                <w:sz w:val="22"/>
                <w:szCs w:val="22"/>
                <w:lang w:val="lv-LV"/>
              </w:rPr>
              <w:tab/>
            </w:r>
          </w:p>
          <w:p w14:paraId="5D110024" w14:textId="77777777" w:rsidR="001C24B6" w:rsidRPr="00AA39C8" w:rsidRDefault="001C24B6" w:rsidP="001C24B6">
            <w:pPr>
              <w:rPr>
                <w:sz w:val="22"/>
                <w:szCs w:val="22"/>
                <w:lang w:val="lv-LV"/>
              </w:rPr>
            </w:pPr>
          </w:p>
          <w:p w14:paraId="703F5698" w14:textId="77777777" w:rsidR="001C24B6" w:rsidRPr="00AA39C8" w:rsidRDefault="001C24B6" w:rsidP="001C24B6">
            <w:pPr>
              <w:rPr>
                <w:sz w:val="22"/>
                <w:szCs w:val="22"/>
                <w:lang w:val="lv-LV"/>
              </w:rPr>
            </w:pPr>
          </w:p>
          <w:p w14:paraId="48E9E62D" w14:textId="77777777" w:rsidR="001C24B6" w:rsidRPr="00AA39C8" w:rsidRDefault="001C24B6" w:rsidP="001C24B6">
            <w:pPr>
              <w:rPr>
                <w:sz w:val="22"/>
                <w:szCs w:val="22"/>
                <w:lang w:val="lv-LV"/>
              </w:rPr>
            </w:pPr>
          </w:p>
          <w:p w14:paraId="503027FC" w14:textId="77777777" w:rsidR="001C24B6" w:rsidRPr="00AA39C8" w:rsidRDefault="001C24B6" w:rsidP="001C24B6">
            <w:pPr>
              <w:rPr>
                <w:sz w:val="22"/>
                <w:szCs w:val="22"/>
                <w:lang w:val="lv-LV"/>
              </w:rPr>
            </w:pPr>
          </w:p>
          <w:p w14:paraId="627ACE01" w14:textId="77777777" w:rsidR="001C24B6" w:rsidRPr="00AA39C8" w:rsidRDefault="001C24B6" w:rsidP="001C24B6">
            <w:pPr>
              <w:rPr>
                <w:sz w:val="22"/>
                <w:szCs w:val="22"/>
                <w:lang w:val="lv-LV"/>
              </w:rPr>
            </w:pPr>
          </w:p>
          <w:p w14:paraId="1C3DE5F1" w14:textId="77777777" w:rsidR="001C24B6" w:rsidRPr="00AA39C8" w:rsidRDefault="001C24B6" w:rsidP="001C24B6">
            <w:pPr>
              <w:rPr>
                <w:sz w:val="22"/>
                <w:szCs w:val="22"/>
                <w:lang w:val="lv-LV"/>
              </w:rPr>
            </w:pPr>
          </w:p>
          <w:p w14:paraId="0DAAFF68" w14:textId="77777777" w:rsidR="001C24B6" w:rsidRPr="00AA39C8" w:rsidRDefault="001C24B6" w:rsidP="001C24B6">
            <w:pPr>
              <w:rPr>
                <w:sz w:val="22"/>
                <w:szCs w:val="22"/>
                <w:lang w:val="lv-LV"/>
              </w:rPr>
            </w:pPr>
          </w:p>
          <w:p w14:paraId="7414FCBD" w14:textId="77777777" w:rsidR="001C24B6" w:rsidRPr="00AA39C8" w:rsidRDefault="001C24B6" w:rsidP="001C24B6">
            <w:pPr>
              <w:rPr>
                <w:sz w:val="22"/>
                <w:szCs w:val="22"/>
                <w:lang w:val="lv-LV"/>
              </w:rPr>
            </w:pPr>
          </w:p>
          <w:p w14:paraId="6430D532" w14:textId="77777777" w:rsidR="001C24B6" w:rsidRPr="00AA39C8" w:rsidRDefault="001C24B6" w:rsidP="001C24B6">
            <w:pPr>
              <w:rPr>
                <w:sz w:val="22"/>
                <w:szCs w:val="22"/>
                <w:lang w:val="lv-LV"/>
              </w:rPr>
            </w:pPr>
            <w:r w:rsidRPr="00AA39C8">
              <w:rPr>
                <w:sz w:val="22"/>
                <w:szCs w:val="22"/>
                <w:lang w:val="lv-LV"/>
              </w:rPr>
              <w:t>Paraksts</w:t>
            </w:r>
            <w:r w:rsidRPr="00AA39C8">
              <w:rPr>
                <w:sz w:val="22"/>
                <w:szCs w:val="22"/>
                <w:lang w:val="lv-LV"/>
              </w:rPr>
              <w:tab/>
              <w:t>: ………………….</w:t>
            </w:r>
          </w:p>
          <w:p w14:paraId="406FC6CA" w14:textId="77777777" w:rsidR="001C24B6" w:rsidRPr="00AA39C8" w:rsidRDefault="001C24B6" w:rsidP="001C24B6">
            <w:pPr>
              <w:rPr>
                <w:sz w:val="22"/>
                <w:szCs w:val="22"/>
                <w:lang w:val="lv-LV"/>
              </w:rPr>
            </w:pPr>
          </w:p>
          <w:p w14:paraId="1B2A153E" w14:textId="77777777" w:rsidR="001C24B6" w:rsidRPr="00AA39C8" w:rsidRDefault="001C24B6" w:rsidP="001C24B6">
            <w:pPr>
              <w:rPr>
                <w:sz w:val="22"/>
                <w:szCs w:val="22"/>
                <w:lang w:val="lv-LV"/>
              </w:rPr>
            </w:pPr>
            <w:r w:rsidRPr="00AA39C8">
              <w:rPr>
                <w:sz w:val="22"/>
                <w:szCs w:val="22"/>
                <w:lang w:val="lv-LV"/>
              </w:rPr>
              <w:t>Pārstāvis       :   XXXXX XXXXXXXXX</w:t>
            </w:r>
          </w:p>
          <w:p w14:paraId="387DA78B" w14:textId="77777777" w:rsidR="001C24B6" w:rsidRPr="00AA39C8" w:rsidRDefault="001C24B6" w:rsidP="001C24B6">
            <w:pPr>
              <w:rPr>
                <w:sz w:val="22"/>
                <w:szCs w:val="22"/>
                <w:lang w:val="lv-LV"/>
              </w:rPr>
            </w:pPr>
          </w:p>
          <w:p w14:paraId="479145EE" w14:textId="77777777" w:rsidR="001C24B6" w:rsidRPr="00AA39C8" w:rsidRDefault="001C24B6" w:rsidP="001C24B6">
            <w:pPr>
              <w:rPr>
                <w:sz w:val="22"/>
                <w:szCs w:val="22"/>
                <w:lang w:val="lv-LV"/>
              </w:rPr>
            </w:pPr>
            <w:r w:rsidRPr="00AA39C8">
              <w:rPr>
                <w:sz w:val="22"/>
                <w:szCs w:val="22"/>
                <w:lang w:val="lv-LV"/>
              </w:rPr>
              <w:t>Amats           :   Valdes loceklis</w:t>
            </w:r>
          </w:p>
          <w:p w14:paraId="2B348B69" w14:textId="77777777" w:rsidR="001C24B6" w:rsidRPr="00AA39C8" w:rsidRDefault="001C24B6" w:rsidP="001C24B6">
            <w:pPr>
              <w:rPr>
                <w:sz w:val="22"/>
                <w:szCs w:val="22"/>
                <w:lang w:val="lv-LV"/>
              </w:rPr>
            </w:pPr>
          </w:p>
          <w:p w14:paraId="19D50DB8" w14:textId="77777777" w:rsidR="001C24B6" w:rsidRPr="00AA39C8" w:rsidRDefault="001C24B6" w:rsidP="001C24B6">
            <w:pPr>
              <w:rPr>
                <w:sz w:val="22"/>
                <w:szCs w:val="22"/>
                <w:lang w:val="lv-LV"/>
              </w:rPr>
            </w:pPr>
            <w:r w:rsidRPr="00AA39C8">
              <w:rPr>
                <w:sz w:val="22"/>
                <w:szCs w:val="22"/>
                <w:lang w:val="lv-LV"/>
              </w:rPr>
              <w:t>Datums</w:t>
            </w:r>
            <w:r w:rsidRPr="00AA39C8">
              <w:rPr>
                <w:sz w:val="22"/>
                <w:szCs w:val="22"/>
                <w:lang w:val="lv-LV"/>
              </w:rPr>
              <w:tab/>
              <w:t>: ………………….</w:t>
            </w:r>
          </w:p>
          <w:p w14:paraId="1D7C05C4" w14:textId="77777777" w:rsidR="001C24B6" w:rsidRPr="00AA39C8" w:rsidRDefault="001C24B6" w:rsidP="001C24B6">
            <w:pPr>
              <w:rPr>
                <w:sz w:val="22"/>
                <w:szCs w:val="22"/>
                <w:lang w:val="lv-LV"/>
              </w:rPr>
            </w:pPr>
          </w:p>
          <w:p w14:paraId="39F5F357" w14:textId="77777777" w:rsidR="001C24B6" w:rsidRPr="00AA39C8" w:rsidRDefault="001C24B6" w:rsidP="001C24B6">
            <w:pPr>
              <w:rPr>
                <w:b/>
                <w:sz w:val="22"/>
                <w:szCs w:val="22"/>
                <w:lang w:val="lv-LV"/>
              </w:rPr>
            </w:pPr>
          </w:p>
        </w:tc>
      </w:tr>
    </w:tbl>
    <w:p w14:paraId="2D4A39A4" w14:textId="77777777" w:rsidR="001C24B6" w:rsidRPr="00AA39C8" w:rsidRDefault="001C24B6" w:rsidP="00E61943">
      <w:pPr>
        <w:jc w:val="right"/>
        <w:rPr>
          <w:lang w:val="lv-LV"/>
        </w:rPr>
      </w:pPr>
    </w:p>
    <w:p w14:paraId="13921861" w14:textId="77777777" w:rsidR="001C24B6" w:rsidRPr="00AA39C8" w:rsidRDefault="001C24B6" w:rsidP="001C24B6">
      <w:pPr>
        <w:autoSpaceDE w:val="0"/>
        <w:autoSpaceDN w:val="0"/>
        <w:adjustRightInd w:val="0"/>
        <w:jc w:val="right"/>
        <w:rPr>
          <w:b/>
          <w:lang w:val="lv-LV"/>
        </w:rPr>
      </w:pPr>
      <w:r w:rsidRPr="00AA39C8">
        <w:rPr>
          <w:lang w:val="lv-LV"/>
        </w:rPr>
        <w:br w:type="page"/>
      </w:r>
      <w:r w:rsidRPr="00AA39C8">
        <w:rPr>
          <w:b/>
          <w:lang w:val="lv-LV"/>
        </w:rPr>
        <w:lastRenderedPageBreak/>
        <w:t>Pielikums Nr.2</w:t>
      </w:r>
    </w:p>
    <w:p w14:paraId="66BE05DF" w14:textId="77777777" w:rsidR="001C24B6" w:rsidRPr="00AA39C8" w:rsidRDefault="003E5E25" w:rsidP="001C24B6">
      <w:pPr>
        <w:autoSpaceDE w:val="0"/>
        <w:autoSpaceDN w:val="0"/>
        <w:adjustRightInd w:val="0"/>
        <w:jc w:val="right"/>
        <w:rPr>
          <w:b/>
          <w:lang w:val="lv-LV"/>
        </w:rPr>
      </w:pPr>
      <w:r w:rsidRPr="00AA39C8">
        <w:rPr>
          <w:b/>
          <w:lang w:val="lv-LV"/>
        </w:rPr>
        <w:t>2016</w:t>
      </w:r>
      <w:r w:rsidR="001C24B6" w:rsidRPr="00AA39C8">
        <w:rPr>
          <w:b/>
          <w:lang w:val="lv-LV"/>
        </w:rPr>
        <w:t xml:space="preserve">. gada </w:t>
      </w:r>
      <w:del w:id="102" w:author="Viecha" w:date="2016-11-08T01:18:00Z">
        <w:r w:rsidR="00AA39C8" w:rsidDel="005728C1">
          <w:rPr>
            <w:b/>
            <w:lang w:val="lv-LV"/>
          </w:rPr>
          <w:delText>29</w:delText>
        </w:r>
      </w:del>
      <w:proofErr w:type="spellStart"/>
      <w:ins w:id="103" w:author="Viecha" w:date="2016-11-08T01:18:00Z">
        <w:r w:rsidR="005728C1">
          <w:rPr>
            <w:b/>
            <w:lang w:val="lv-LV"/>
          </w:rPr>
          <w:t>xx</w:t>
        </w:r>
      </w:ins>
      <w:r w:rsidR="001C24B6" w:rsidRPr="00AA39C8">
        <w:rPr>
          <w:b/>
          <w:lang w:val="lv-LV"/>
        </w:rPr>
        <w:t>.</w:t>
      </w:r>
      <w:del w:id="104" w:author="Viecha" w:date="2016-11-08T01:18:00Z">
        <w:r w:rsidR="00AA39C8" w:rsidDel="005728C1">
          <w:rPr>
            <w:b/>
            <w:lang w:val="lv-LV"/>
          </w:rPr>
          <w:delText>augusta</w:delText>
        </w:r>
      </w:del>
      <w:ins w:id="105" w:author="Viecha" w:date="2016-11-08T01:18:00Z">
        <w:r w:rsidR="005728C1">
          <w:rPr>
            <w:b/>
            <w:lang w:val="lv-LV"/>
          </w:rPr>
          <w:t>novenmbra</w:t>
        </w:r>
      </w:ins>
      <w:proofErr w:type="spellEnd"/>
    </w:p>
    <w:p w14:paraId="22F4248A" w14:textId="77777777" w:rsidR="001C24B6" w:rsidRPr="00AA39C8" w:rsidRDefault="001C24B6" w:rsidP="001C24B6">
      <w:pPr>
        <w:autoSpaceDE w:val="0"/>
        <w:autoSpaceDN w:val="0"/>
        <w:adjustRightInd w:val="0"/>
        <w:jc w:val="right"/>
        <w:rPr>
          <w:b/>
          <w:lang w:val="lv-LV"/>
        </w:rPr>
      </w:pPr>
      <w:r w:rsidRPr="00AA39C8">
        <w:rPr>
          <w:b/>
          <w:lang w:val="lv-LV"/>
        </w:rPr>
        <w:t xml:space="preserve">Apkalpošanas līgumam Nr. </w:t>
      </w:r>
      <w:del w:id="106" w:author="Viecha" w:date="2016-11-08T01:18:00Z">
        <w:r w:rsidR="00AA39C8" w:rsidRPr="00AA39C8" w:rsidDel="005728C1">
          <w:rPr>
            <w:b/>
            <w:lang w:val="lv-LV"/>
          </w:rPr>
          <w:delText>201</w:delText>
        </w:r>
        <w:r w:rsidR="00AA39C8" w:rsidDel="005728C1">
          <w:rPr>
            <w:b/>
            <w:lang w:val="lv-LV"/>
          </w:rPr>
          <w:delText>60803</w:delText>
        </w:r>
      </w:del>
      <w:ins w:id="107" w:author="Viecha" w:date="2016-11-08T01:18:00Z">
        <w:r w:rsidR="005728C1" w:rsidRPr="00AA39C8">
          <w:rPr>
            <w:b/>
            <w:lang w:val="lv-LV"/>
          </w:rPr>
          <w:t>201</w:t>
        </w:r>
        <w:r w:rsidR="005728C1">
          <w:rPr>
            <w:b/>
            <w:lang w:val="lv-LV"/>
          </w:rPr>
          <w:t>6</w:t>
        </w:r>
        <w:r w:rsidR="005728C1">
          <w:rPr>
            <w:b/>
            <w:lang w:val="lv-LV"/>
          </w:rPr>
          <w:t>xxxx</w:t>
        </w:r>
      </w:ins>
      <w:r w:rsidRPr="00AA39C8">
        <w:rPr>
          <w:b/>
          <w:lang w:val="lv-LV"/>
        </w:rPr>
        <w:t>/</w:t>
      </w:r>
      <w:del w:id="108" w:author="Viecha" w:date="2016-11-08T01:18:00Z">
        <w:r w:rsidR="00AA39C8" w:rsidDel="005728C1">
          <w:rPr>
            <w:b/>
            <w:lang w:val="lv-LV"/>
          </w:rPr>
          <w:delText>01</w:delText>
        </w:r>
      </w:del>
      <w:ins w:id="109" w:author="Viecha" w:date="2016-11-08T01:18:00Z">
        <w:r w:rsidR="005728C1">
          <w:rPr>
            <w:b/>
            <w:lang w:val="lv-LV"/>
          </w:rPr>
          <w:t>xx</w:t>
        </w:r>
      </w:ins>
    </w:p>
    <w:p w14:paraId="0B2A8486" w14:textId="77777777" w:rsidR="001C24B6" w:rsidRPr="00AA39C8" w:rsidRDefault="001C24B6" w:rsidP="001C24B6">
      <w:pPr>
        <w:autoSpaceDE w:val="0"/>
        <w:autoSpaceDN w:val="0"/>
        <w:adjustRightInd w:val="0"/>
        <w:jc w:val="right"/>
        <w:rPr>
          <w:b/>
          <w:lang w:val="lv-LV"/>
        </w:rPr>
      </w:pPr>
    </w:p>
    <w:p w14:paraId="792AB99B" w14:textId="77777777" w:rsidR="001C24B6" w:rsidRPr="00AA39C8" w:rsidRDefault="001C24B6" w:rsidP="001C24B6">
      <w:pPr>
        <w:autoSpaceDE w:val="0"/>
        <w:autoSpaceDN w:val="0"/>
        <w:adjustRightInd w:val="0"/>
        <w:rPr>
          <w:lang w:val="lv-LV"/>
        </w:rPr>
      </w:pPr>
    </w:p>
    <w:p w14:paraId="771F6099" w14:textId="77777777" w:rsidR="001C24B6" w:rsidRPr="00AA39C8" w:rsidRDefault="001C24B6" w:rsidP="001C24B6">
      <w:pPr>
        <w:autoSpaceDE w:val="0"/>
        <w:autoSpaceDN w:val="0"/>
        <w:adjustRightInd w:val="0"/>
        <w:rPr>
          <w:i/>
          <w:iCs/>
          <w:lang w:val="lv-LV"/>
        </w:rPr>
      </w:pPr>
    </w:p>
    <w:p w14:paraId="09C9C000" w14:textId="77777777" w:rsidR="001C24B6" w:rsidRPr="00AA39C8" w:rsidRDefault="001C24B6" w:rsidP="001C24B6">
      <w:pPr>
        <w:autoSpaceDE w:val="0"/>
        <w:autoSpaceDN w:val="0"/>
        <w:adjustRightInd w:val="0"/>
        <w:rPr>
          <w:i/>
          <w:iCs/>
          <w:lang w:val="lv-LV"/>
        </w:rPr>
      </w:pPr>
    </w:p>
    <w:p w14:paraId="1BD78191" w14:textId="77777777" w:rsidR="001C24B6" w:rsidRPr="00AA39C8" w:rsidRDefault="003E5E25" w:rsidP="001C24B6">
      <w:pPr>
        <w:autoSpaceDE w:val="0"/>
        <w:autoSpaceDN w:val="0"/>
        <w:adjustRightInd w:val="0"/>
        <w:rPr>
          <w:i/>
          <w:iCs/>
          <w:lang w:val="lv-LV"/>
        </w:rPr>
      </w:pPr>
      <w:r w:rsidRPr="00AA39C8">
        <w:rPr>
          <w:i/>
          <w:iCs/>
          <w:lang w:val="lv-LV"/>
        </w:rPr>
        <w:t>2016</w:t>
      </w:r>
      <w:r w:rsidR="001C24B6" w:rsidRPr="00AA39C8">
        <w:rPr>
          <w:i/>
          <w:iCs/>
          <w:lang w:val="lv-LV"/>
        </w:rPr>
        <w:t>.</w:t>
      </w:r>
      <w:del w:id="110" w:author="Viecha" w:date="2016-11-08T01:19:00Z">
        <w:r w:rsidR="00AA39C8" w:rsidDel="005728C1">
          <w:rPr>
            <w:i/>
            <w:iCs/>
            <w:lang w:val="lv-LV"/>
          </w:rPr>
          <w:delText>08</w:delText>
        </w:r>
      </w:del>
      <w:ins w:id="111" w:author="Viecha" w:date="2016-11-08T01:19:00Z">
        <w:r w:rsidR="005728C1">
          <w:rPr>
            <w:i/>
            <w:iCs/>
            <w:lang w:val="lv-LV"/>
          </w:rPr>
          <w:t>11</w:t>
        </w:r>
      </w:ins>
      <w:r w:rsidR="001C24B6" w:rsidRPr="00AA39C8">
        <w:rPr>
          <w:i/>
          <w:iCs/>
          <w:lang w:val="lv-LV"/>
        </w:rPr>
        <w:t>.</w:t>
      </w:r>
      <w:del w:id="112" w:author="Viecha" w:date="2016-11-08T01:19:00Z">
        <w:r w:rsidR="00AA39C8" w:rsidDel="005728C1">
          <w:rPr>
            <w:i/>
            <w:iCs/>
            <w:lang w:val="lv-LV"/>
          </w:rPr>
          <w:delText>24</w:delText>
        </w:r>
      </w:del>
      <w:ins w:id="113" w:author="Viecha" w:date="2016-11-08T01:19:00Z">
        <w:r w:rsidR="005728C1">
          <w:rPr>
            <w:i/>
            <w:iCs/>
            <w:lang w:val="lv-LV"/>
          </w:rPr>
          <w:t>xx</w:t>
        </w:r>
      </w:ins>
      <w:r w:rsidR="001C24B6" w:rsidRPr="00AA39C8">
        <w:rPr>
          <w:i/>
          <w:iCs/>
          <w:lang w:val="lv-LV"/>
        </w:rPr>
        <w:t>, Rīga</w:t>
      </w:r>
    </w:p>
    <w:p w14:paraId="359248AE" w14:textId="77777777" w:rsidR="001C24B6" w:rsidRPr="00AA39C8" w:rsidRDefault="001C24B6" w:rsidP="001C24B6">
      <w:pPr>
        <w:autoSpaceDE w:val="0"/>
        <w:autoSpaceDN w:val="0"/>
        <w:adjustRightInd w:val="0"/>
        <w:rPr>
          <w:b/>
          <w:bCs/>
          <w:lang w:val="lv-LV"/>
        </w:rPr>
      </w:pPr>
    </w:p>
    <w:p w14:paraId="47FB0D1B" w14:textId="77777777" w:rsidR="001C24B6" w:rsidRPr="00AA39C8" w:rsidRDefault="001C24B6" w:rsidP="001C24B6">
      <w:pPr>
        <w:autoSpaceDE w:val="0"/>
        <w:autoSpaceDN w:val="0"/>
        <w:adjustRightInd w:val="0"/>
        <w:rPr>
          <w:b/>
          <w:lang w:val="lv-LV"/>
        </w:rPr>
      </w:pPr>
      <w:r w:rsidRPr="00AA39C8">
        <w:rPr>
          <w:b/>
          <w:lang w:val="lv-LV"/>
        </w:rPr>
        <w:t>IT pakalpojumu cenrādis</w:t>
      </w:r>
    </w:p>
    <w:p w14:paraId="0532B31B" w14:textId="77777777" w:rsidR="001C24B6" w:rsidRPr="00AA39C8" w:rsidRDefault="001C24B6" w:rsidP="001C24B6">
      <w:pPr>
        <w:autoSpaceDE w:val="0"/>
        <w:autoSpaceDN w:val="0"/>
        <w:adjustRightInd w:val="0"/>
        <w:rPr>
          <w:b/>
          <w:bCs/>
          <w:lang w:val="lv-LV"/>
        </w:rPr>
      </w:pPr>
    </w:p>
    <w:p w14:paraId="050DD4AD" w14:textId="77777777" w:rsidR="001C24B6" w:rsidRPr="00AA39C8" w:rsidRDefault="001C24B6" w:rsidP="001C24B6">
      <w:pPr>
        <w:autoSpaceDE w:val="0"/>
        <w:autoSpaceDN w:val="0"/>
        <w:adjustRightInd w:val="0"/>
        <w:rPr>
          <w:b/>
          <w:bCs/>
          <w:lang w:val="lv-LV"/>
        </w:rPr>
      </w:pPr>
      <w:r w:rsidRPr="00AA39C8">
        <w:rPr>
          <w:b/>
          <w:bCs/>
          <w:lang w:val="lv-LV"/>
        </w:rPr>
        <w:t>1. Izpildītājs aprēķina un piestāda Pasūtītājam atsevišķu rēķinu vai pavadzīmi sekojošos gadījumos</w:t>
      </w:r>
      <w:r w:rsidR="0071595F" w:rsidRPr="00AA39C8">
        <w:rPr>
          <w:b/>
          <w:bCs/>
          <w:lang w:val="lv-LV"/>
        </w:rPr>
        <w:t>, taču ņemot vērā,ka Izpildītājs ir iepriekš atbilstoši instruējis Pasūtītāju un tā darbiniekus</w:t>
      </w:r>
      <w:r w:rsidRPr="00AA39C8">
        <w:rPr>
          <w:b/>
          <w:bCs/>
          <w:lang w:val="lv-LV"/>
        </w:rPr>
        <w:t>:</w:t>
      </w:r>
    </w:p>
    <w:p w14:paraId="7EA4975B" w14:textId="77777777" w:rsidR="001C24B6" w:rsidRPr="00AA39C8" w:rsidRDefault="001C24B6" w:rsidP="001C24B6">
      <w:pPr>
        <w:autoSpaceDE w:val="0"/>
        <w:autoSpaceDN w:val="0"/>
        <w:adjustRightInd w:val="0"/>
        <w:rPr>
          <w:b/>
          <w:bCs/>
          <w:lang w:val="lv-LV"/>
        </w:rPr>
      </w:pPr>
      <w:r w:rsidRPr="00AA39C8">
        <w:rPr>
          <w:b/>
          <w:bCs/>
          <w:lang w:val="lv-LV"/>
        </w:rPr>
        <w:t>1.1  Ja Pakalpojumu sniegšana notiek ārpus darba laika un nakts stundās, izņemot Pakalpojumus, kas tiek veikti līguma Pielikuma Nr.1 ietvaros.</w:t>
      </w:r>
    </w:p>
    <w:p w14:paraId="0B4F8C33" w14:textId="77777777" w:rsidR="001C24B6" w:rsidRPr="00AA39C8" w:rsidRDefault="001C24B6" w:rsidP="001C24B6">
      <w:pPr>
        <w:autoSpaceDE w:val="0"/>
        <w:autoSpaceDN w:val="0"/>
        <w:adjustRightInd w:val="0"/>
        <w:rPr>
          <w:b/>
          <w:bCs/>
          <w:lang w:val="lv-LV"/>
        </w:rPr>
      </w:pPr>
      <w:r w:rsidRPr="00AA39C8">
        <w:rPr>
          <w:b/>
          <w:bCs/>
          <w:lang w:val="lv-LV"/>
        </w:rPr>
        <w:t>1.2. Ja Pakalpojuma sniegšanu izraisa nepareiza iekārtas izmantošana:</w:t>
      </w:r>
    </w:p>
    <w:p w14:paraId="05C24A09" w14:textId="77777777" w:rsidR="001C24B6" w:rsidRPr="00AA39C8" w:rsidRDefault="001C24B6" w:rsidP="001C24B6">
      <w:pPr>
        <w:autoSpaceDE w:val="0"/>
        <w:autoSpaceDN w:val="0"/>
        <w:adjustRightInd w:val="0"/>
        <w:rPr>
          <w:lang w:val="lv-LV"/>
        </w:rPr>
      </w:pPr>
      <w:r w:rsidRPr="00AA39C8">
        <w:rPr>
          <w:lang w:val="lv-LV"/>
        </w:rPr>
        <w:t>1.2.1. ļaunprātīgas lietotāja darbības vai kļūda;</w:t>
      </w:r>
    </w:p>
    <w:p w14:paraId="099EF604" w14:textId="77777777" w:rsidR="001C24B6" w:rsidRPr="00AA39C8" w:rsidRDefault="001C24B6" w:rsidP="001C24B6">
      <w:pPr>
        <w:autoSpaceDE w:val="0"/>
        <w:autoSpaceDN w:val="0"/>
        <w:adjustRightInd w:val="0"/>
        <w:rPr>
          <w:lang w:val="lv-LV"/>
        </w:rPr>
      </w:pPr>
      <w:r w:rsidRPr="00AA39C8">
        <w:rPr>
          <w:lang w:val="lv-LV"/>
        </w:rPr>
        <w:t>1.2.2. šķidrums vai nevajadzīgas lietas apkalpojošajā Iekārtā;</w:t>
      </w:r>
    </w:p>
    <w:p w14:paraId="3250BA84" w14:textId="77777777" w:rsidR="001C24B6" w:rsidRPr="00AA39C8" w:rsidRDefault="001C24B6" w:rsidP="001C24B6">
      <w:pPr>
        <w:autoSpaceDE w:val="0"/>
        <w:autoSpaceDN w:val="0"/>
        <w:adjustRightInd w:val="0"/>
        <w:rPr>
          <w:lang w:val="lv-LV"/>
        </w:rPr>
      </w:pPr>
      <w:r w:rsidRPr="00AA39C8">
        <w:rPr>
          <w:lang w:val="lv-LV"/>
        </w:rPr>
        <w:t>1.2.3. fiziski bojātas/salauztas daļas;</w:t>
      </w:r>
    </w:p>
    <w:p w14:paraId="5E10233B" w14:textId="77777777" w:rsidR="001C24B6" w:rsidRPr="00AA39C8" w:rsidRDefault="001C24B6" w:rsidP="001C24B6">
      <w:pPr>
        <w:autoSpaceDE w:val="0"/>
        <w:autoSpaceDN w:val="0"/>
        <w:adjustRightInd w:val="0"/>
        <w:rPr>
          <w:lang w:val="lv-LV"/>
        </w:rPr>
      </w:pPr>
      <w:r w:rsidRPr="00AA39C8">
        <w:rPr>
          <w:lang w:val="lv-LV"/>
        </w:rPr>
        <w:t>1.2.4. norauti, atvienoti vai nepareizi pievienoti komutācijas vadi;</w:t>
      </w:r>
    </w:p>
    <w:p w14:paraId="2C248100" w14:textId="77777777" w:rsidR="001C24B6" w:rsidRPr="00AA39C8" w:rsidRDefault="001C24B6" w:rsidP="001C24B6">
      <w:pPr>
        <w:autoSpaceDE w:val="0"/>
        <w:autoSpaceDN w:val="0"/>
        <w:adjustRightInd w:val="0"/>
        <w:rPr>
          <w:lang w:val="lv-LV"/>
        </w:rPr>
      </w:pPr>
      <w:r w:rsidRPr="00AA39C8">
        <w:rPr>
          <w:lang w:val="lv-LV"/>
        </w:rPr>
        <w:t>1.2.5. nepareiza datora izslēgšana;</w:t>
      </w:r>
    </w:p>
    <w:p w14:paraId="0F75AC6D" w14:textId="77777777" w:rsidR="001C24B6" w:rsidRPr="00AA39C8" w:rsidRDefault="001C24B6" w:rsidP="001C24B6">
      <w:pPr>
        <w:autoSpaceDE w:val="0"/>
        <w:autoSpaceDN w:val="0"/>
        <w:adjustRightInd w:val="0"/>
        <w:rPr>
          <w:lang w:val="lv-LV"/>
        </w:rPr>
      </w:pPr>
      <w:r w:rsidRPr="00AA39C8">
        <w:rPr>
          <w:lang w:val="lv-LV"/>
        </w:rPr>
        <w:t>1.2.6. Pēc šī līguma Izpildītājs neapkalpo iekārtas bojājumu vai nepareizu tās izmantošanu.</w:t>
      </w:r>
    </w:p>
    <w:p w14:paraId="306499C1" w14:textId="77777777" w:rsidR="001C24B6" w:rsidRPr="00AA39C8" w:rsidRDefault="001C24B6" w:rsidP="001C24B6">
      <w:pPr>
        <w:autoSpaceDE w:val="0"/>
        <w:autoSpaceDN w:val="0"/>
        <w:adjustRightInd w:val="0"/>
        <w:rPr>
          <w:b/>
          <w:bCs/>
          <w:lang w:val="lv-LV"/>
        </w:rPr>
      </w:pPr>
      <w:r w:rsidRPr="00AA39C8">
        <w:rPr>
          <w:b/>
          <w:bCs/>
          <w:lang w:val="lv-LV"/>
        </w:rPr>
        <w:t>1.3. Ja tiek veikti elektrības problēmu dēļ radušos bojājumu novēršanas darbi:</w:t>
      </w:r>
    </w:p>
    <w:p w14:paraId="1E6B57E2" w14:textId="77777777" w:rsidR="001C24B6" w:rsidRPr="00AA39C8" w:rsidRDefault="001C24B6" w:rsidP="001C24B6">
      <w:pPr>
        <w:autoSpaceDE w:val="0"/>
        <w:autoSpaceDN w:val="0"/>
        <w:adjustRightInd w:val="0"/>
        <w:rPr>
          <w:lang w:val="lv-LV"/>
        </w:rPr>
      </w:pPr>
      <w:r w:rsidRPr="00AA39C8">
        <w:rPr>
          <w:lang w:val="lv-LV"/>
        </w:rPr>
        <w:t>1.3.1. Elektrības pazušana, krišana, pārslogojums, nepareiza elektrības instalācija;</w:t>
      </w:r>
    </w:p>
    <w:p w14:paraId="1717399E" w14:textId="77777777" w:rsidR="001C24B6" w:rsidRPr="00AA39C8" w:rsidRDefault="001C24B6" w:rsidP="001C24B6">
      <w:pPr>
        <w:autoSpaceDE w:val="0"/>
        <w:autoSpaceDN w:val="0"/>
        <w:adjustRightInd w:val="0"/>
        <w:rPr>
          <w:lang w:val="lv-LV"/>
        </w:rPr>
      </w:pPr>
      <w:r w:rsidRPr="00AA39C8">
        <w:rPr>
          <w:lang w:val="lv-LV"/>
        </w:rPr>
        <w:t>1.3.2. tiek lietota nestandarta ķēde;</w:t>
      </w:r>
    </w:p>
    <w:p w14:paraId="710A24EF" w14:textId="77777777" w:rsidR="001C24B6" w:rsidRPr="00AA39C8" w:rsidRDefault="001C24B6" w:rsidP="001C24B6">
      <w:pPr>
        <w:autoSpaceDE w:val="0"/>
        <w:autoSpaceDN w:val="0"/>
        <w:adjustRightInd w:val="0"/>
        <w:rPr>
          <w:lang w:val="lv-LV"/>
        </w:rPr>
      </w:pPr>
      <w:r w:rsidRPr="00AA39C8">
        <w:rPr>
          <w:lang w:val="lv-LV"/>
        </w:rPr>
        <w:t xml:space="preserve">1.3.3. traucējumu radīja lielas enerģijas elektriskā iekārta (saldēšanas iekārta, kompresori, elektriskās ierīces, kas rada traucējumus elektrības tīklā) </w:t>
      </w:r>
      <w:r w:rsidRPr="00AA39C8">
        <w:rPr>
          <w:iCs/>
          <w:lang w:val="lv-LV"/>
        </w:rPr>
        <w:t>Iekārtas</w:t>
      </w:r>
      <w:r w:rsidRPr="00AA39C8">
        <w:rPr>
          <w:i/>
          <w:iCs/>
          <w:lang w:val="lv-LV"/>
        </w:rPr>
        <w:t xml:space="preserve"> </w:t>
      </w:r>
      <w:r w:rsidRPr="00AA39C8">
        <w:rPr>
          <w:lang w:val="lv-LV"/>
        </w:rPr>
        <w:t>ķēdē.</w:t>
      </w:r>
    </w:p>
    <w:p w14:paraId="2D37CA0E" w14:textId="77777777" w:rsidR="001C24B6" w:rsidRPr="00AA39C8" w:rsidRDefault="001C24B6" w:rsidP="001C24B6">
      <w:pPr>
        <w:autoSpaceDE w:val="0"/>
        <w:autoSpaceDN w:val="0"/>
        <w:adjustRightInd w:val="0"/>
        <w:rPr>
          <w:b/>
          <w:bCs/>
          <w:lang w:val="lv-LV"/>
        </w:rPr>
      </w:pPr>
      <w:r w:rsidRPr="00AA39C8">
        <w:rPr>
          <w:b/>
          <w:bCs/>
          <w:lang w:val="lv-LV"/>
        </w:rPr>
        <w:t>1.4. Ja tiek veikti Lietotāja nevēlamu darbību dēļ radušos bojājumu novēršanas darbi:</w:t>
      </w:r>
    </w:p>
    <w:p w14:paraId="504F3DD9" w14:textId="77777777" w:rsidR="001C24B6" w:rsidRPr="00AA39C8" w:rsidRDefault="001C24B6" w:rsidP="001C24B6">
      <w:pPr>
        <w:autoSpaceDE w:val="0"/>
        <w:autoSpaceDN w:val="0"/>
        <w:adjustRightInd w:val="0"/>
        <w:rPr>
          <w:lang w:val="lv-LV"/>
        </w:rPr>
      </w:pPr>
      <w:r w:rsidRPr="00AA39C8">
        <w:rPr>
          <w:lang w:val="lv-LV"/>
        </w:rPr>
        <w:t>1.4.1. Vads ieslēgts nepareizā kontaktligzdā;</w:t>
      </w:r>
    </w:p>
    <w:p w14:paraId="0B04819B" w14:textId="77777777" w:rsidR="001C24B6" w:rsidRPr="00AA39C8" w:rsidRDefault="001C24B6" w:rsidP="001C24B6">
      <w:pPr>
        <w:autoSpaceDE w:val="0"/>
        <w:autoSpaceDN w:val="0"/>
        <w:adjustRightInd w:val="0"/>
        <w:rPr>
          <w:lang w:val="lv-LV"/>
        </w:rPr>
      </w:pPr>
      <w:r w:rsidRPr="00AA39C8">
        <w:rPr>
          <w:lang w:val="lv-LV"/>
        </w:rPr>
        <w:t>1.4.2. tika izmantoti nevēlami ekspluatācijas materiāli (papīrs, krāsojošās lentes, uzlīmes), kas radīja bojājumu;</w:t>
      </w:r>
    </w:p>
    <w:p w14:paraId="46ECCDA2" w14:textId="77777777" w:rsidR="001C24B6" w:rsidRPr="00AA39C8" w:rsidRDefault="001C24B6" w:rsidP="001C24B6">
      <w:pPr>
        <w:autoSpaceDE w:val="0"/>
        <w:autoSpaceDN w:val="0"/>
        <w:adjustRightInd w:val="0"/>
        <w:rPr>
          <w:lang w:val="lv-LV"/>
        </w:rPr>
      </w:pPr>
      <w:r w:rsidRPr="00AA39C8">
        <w:rPr>
          <w:lang w:val="lv-LV"/>
        </w:rPr>
        <w:t>1.4.3. iekārtas atvēršana;</w:t>
      </w:r>
    </w:p>
    <w:p w14:paraId="05998DC8" w14:textId="77777777" w:rsidR="001C24B6" w:rsidRPr="00AA39C8" w:rsidRDefault="001C24B6" w:rsidP="001C24B6">
      <w:pPr>
        <w:autoSpaceDE w:val="0"/>
        <w:autoSpaceDN w:val="0"/>
        <w:adjustRightInd w:val="0"/>
        <w:rPr>
          <w:lang w:val="lv-LV"/>
        </w:rPr>
      </w:pPr>
      <w:r w:rsidRPr="00AA39C8">
        <w:rPr>
          <w:lang w:val="lv-LV"/>
        </w:rPr>
        <w:t>1.4.4. jebkāda plombu noņemšana vai bojāšana;</w:t>
      </w:r>
    </w:p>
    <w:p w14:paraId="6EE0E188" w14:textId="77777777" w:rsidR="001C24B6" w:rsidRPr="00AA39C8" w:rsidRDefault="001C24B6" w:rsidP="001C24B6">
      <w:pPr>
        <w:autoSpaceDE w:val="0"/>
        <w:autoSpaceDN w:val="0"/>
        <w:adjustRightInd w:val="0"/>
        <w:rPr>
          <w:lang w:val="lv-LV"/>
        </w:rPr>
      </w:pPr>
      <w:r w:rsidRPr="00AA39C8">
        <w:rPr>
          <w:lang w:val="lv-LV"/>
        </w:rPr>
        <w:t>1.4.5. datorvīrusi, datortārpi</w:t>
      </w:r>
      <w:r w:rsidR="00777596" w:rsidRPr="00AA39C8">
        <w:rPr>
          <w:lang w:val="lv-LV"/>
        </w:rPr>
        <w:t>, ja sistēma ir tikusi lietota neatbilstoši sniegtajām instrukcijām</w:t>
      </w:r>
      <w:r w:rsidRPr="00AA39C8">
        <w:rPr>
          <w:lang w:val="lv-LV"/>
        </w:rPr>
        <w:t>;</w:t>
      </w:r>
    </w:p>
    <w:p w14:paraId="4439213B" w14:textId="77777777" w:rsidR="001C24B6" w:rsidRPr="00AA39C8" w:rsidRDefault="001C24B6" w:rsidP="001C24B6">
      <w:pPr>
        <w:autoSpaceDE w:val="0"/>
        <w:autoSpaceDN w:val="0"/>
        <w:adjustRightInd w:val="0"/>
        <w:rPr>
          <w:lang w:val="lv-LV"/>
        </w:rPr>
      </w:pPr>
      <w:r w:rsidRPr="00AA39C8">
        <w:rPr>
          <w:lang w:val="lv-LV"/>
        </w:rPr>
        <w:t>1.4.6. lietotāja vai trešo pušu patvaļīgi ieinstalēta programmēšanas iekārta.</w:t>
      </w:r>
    </w:p>
    <w:p w14:paraId="5EBCB3F7" w14:textId="77777777" w:rsidR="001C24B6" w:rsidRPr="00AA39C8" w:rsidRDefault="001C24B6" w:rsidP="001C24B6">
      <w:pPr>
        <w:autoSpaceDE w:val="0"/>
        <w:autoSpaceDN w:val="0"/>
        <w:adjustRightInd w:val="0"/>
        <w:rPr>
          <w:b/>
          <w:bCs/>
          <w:lang w:val="lv-LV"/>
        </w:rPr>
      </w:pPr>
      <w:r w:rsidRPr="00AA39C8">
        <w:rPr>
          <w:b/>
          <w:bCs/>
          <w:lang w:val="lv-LV"/>
        </w:rPr>
        <w:t>1.5. Izpildītāja speciālista ierašanās un darbu izpilde, ja Pasūtītāja pārstāvji snieguši kļūdainus ziņojumus:</w:t>
      </w:r>
    </w:p>
    <w:p w14:paraId="0850FB47" w14:textId="77777777" w:rsidR="001C24B6" w:rsidRPr="00AA39C8" w:rsidRDefault="001C24B6" w:rsidP="001C24B6">
      <w:pPr>
        <w:autoSpaceDE w:val="0"/>
        <w:autoSpaceDN w:val="0"/>
        <w:adjustRightInd w:val="0"/>
        <w:rPr>
          <w:lang w:val="lv-LV"/>
        </w:rPr>
      </w:pPr>
      <w:r w:rsidRPr="00AA39C8">
        <w:rPr>
          <w:lang w:val="lv-LV"/>
        </w:rPr>
        <w:t xml:space="preserve">1.5.1. </w:t>
      </w:r>
      <w:r w:rsidRPr="00AA39C8">
        <w:rPr>
          <w:b/>
          <w:bCs/>
          <w:iCs/>
          <w:lang w:val="lv-LV"/>
        </w:rPr>
        <w:t>Pasūtītāja</w:t>
      </w:r>
      <w:r w:rsidRPr="00AA39C8">
        <w:rPr>
          <w:b/>
          <w:bCs/>
          <w:i/>
          <w:iCs/>
          <w:lang w:val="lv-LV"/>
        </w:rPr>
        <w:t xml:space="preserve"> </w:t>
      </w:r>
      <w:r w:rsidRPr="00AA39C8">
        <w:rPr>
          <w:lang w:val="lv-LV"/>
        </w:rPr>
        <w:t>darbinieki nevar vai nevēlas lasīt ziņojumus uz ekrāna;</w:t>
      </w:r>
    </w:p>
    <w:p w14:paraId="25C47F87" w14:textId="77777777" w:rsidR="001C24B6" w:rsidRPr="00AA39C8" w:rsidRDefault="001C24B6" w:rsidP="001C24B6">
      <w:pPr>
        <w:autoSpaceDE w:val="0"/>
        <w:autoSpaceDN w:val="0"/>
        <w:adjustRightInd w:val="0"/>
        <w:rPr>
          <w:lang w:val="lv-LV"/>
        </w:rPr>
      </w:pPr>
      <w:r w:rsidRPr="00AA39C8">
        <w:rPr>
          <w:lang w:val="lv-LV"/>
        </w:rPr>
        <w:t xml:space="preserve">1.5.2. </w:t>
      </w:r>
      <w:r w:rsidRPr="00AA39C8">
        <w:rPr>
          <w:b/>
          <w:bCs/>
          <w:iCs/>
          <w:lang w:val="lv-LV"/>
        </w:rPr>
        <w:t>Pasūtītāja</w:t>
      </w:r>
      <w:r w:rsidRPr="00AA39C8">
        <w:rPr>
          <w:b/>
          <w:bCs/>
          <w:i/>
          <w:iCs/>
          <w:lang w:val="lv-LV"/>
        </w:rPr>
        <w:t xml:space="preserve"> </w:t>
      </w:r>
      <w:r w:rsidRPr="00AA39C8">
        <w:rPr>
          <w:lang w:val="lv-LV"/>
        </w:rPr>
        <w:t>darbinieki nepilda pa telefonu sniegtās instrukcijas;</w:t>
      </w:r>
    </w:p>
    <w:p w14:paraId="7E5D2260" w14:textId="77777777" w:rsidR="001C24B6" w:rsidRPr="00AA39C8" w:rsidRDefault="001C24B6" w:rsidP="001C24B6">
      <w:pPr>
        <w:autoSpaceDE w:val="0"/>
        <w:autoSpaceDN w:val="0"/>
        <w:adjustRightInd w:val="0"/>
        <w:rPr>
          <w:lang w:val="lv-LV"/>
        </w:rPr>
      </w:pPr>
      <w:r w:rsidRPr="00AA39C8">
        <w:rPr>
          <w:lang w:val="lv-LV"/>
        </w:rPr>
        <w:t xml:space="preserve">1.5.3. ierodoties netiek konstatēti tehnikas bojājumi (vai iekārtas darba bojājumu novērsa paši </w:t>
      </w:r>
      <w:r w:rsidRPr="00AA39C8">
        <w:rPr>
          <w:b/>
          <w:bCs/>
          <w:iCs/>
          <w:lang w:val="lv-LV"/>
        </w:rPr>
        <w:t>Pasūtītāja</w:t>
      </w:r>
      <w:r w:rsidRPr="00AA39C8">
        <w:rPr>
          <w:b/>
          <w:bCs/>
          <w:i/>
          <w:iCs/>
          <w:lang w:val="lv-LV"/>
        </w:rPr>
        <w:t xml:space="preserve"> </w:t>
      </w:r>
      <w:r w:rsidRPr="00AA39C8">
        <w:rPr>
          <w:lang w:val="lv-LV"/>
        </w:rPr>
        <w:t>darbinieki, bet servisa tehniķa izsaukumu neatcēla).</w:t>
      </w:r>
    </w:p>
    <w:p w14:paraId="55FCAFE4" w14:textId="77777777" w:rsidR="0071595F" w:rsidRPr="00AA39C8" w:rsidRDefault="001C24B6" w:rsidP="001C24B6">
      <w:pPr>
        <w:autoSpaceDE w:val="0"/>
        <w:autoSpaceDN w:val="0"/>
        <w:adjustRightInd w:val="0"/>
        <w:rPr>
          <w:lang w:val="lv-LV"/>
        </w:rPr>
      </w:pPr>
      <w:r w:rsidRPr="00AA39C8">
        <w:rPr>
          <w:lang w:val="lv-LV"/>
        </w:rPr>
        <w:t>1.6. Pēc Pasūtītāja pieprasījuma Izpildītājs sniedz citus Pakalpojumus, iepriekš vienojoties par Pakalpojumu sniegšanas termiņiem un apmaksas apmēru.</w:t>
      </w:r>
    </w:p>
    <w:p w14:paraId="59F490C6" w14:textId="77777777" w:rsidR="001C24B6" w:rsidRPr="00AA39C8" w:rsidRDefault="001C24B6" w:rsidP="001C24B6">
      <w:pPr>
        <w:jc w:val="both"/>
        <w:rPr>
          <w:sz w:val="22"/>
          <w:lang w:val="lv-LV"/>
        </w:rPr>
      </w:pPr>
    </w:p>
    <w:p w14:paraId="1662D8B2" w14:textId="77777777" w:rsidR="001C24B6" w:rsidRPr="00AA39C8" w:rsidRDefault="001C24B6" w:rsidP="001C24B6">
      <w:pPr>
        <w:jc w:val="both"/>
        <w:rPr>
          <w:b/>
          <w:sz w:val="22"/>
          <w:lang w:val="lv-LV"/>
        </w:rPr>
      </w:pPr>
      <w:r w:rsidRPr="00AA39C8">
        <w:rPr>
          <w:b/>
          <w:sz w:val="22"/>
          <w:lang w:val="lv-LV"/>
        </w:rPr>
        <w:t>2. Pakalpojumu cenrādis</w:t>
      </w:r>
    </w:p>
    <w:p w14:paraId="691FD331" w14:textId="77777777" w:rsidR="001C24B6" w:rsidRPr="00AA39C8" w:rsidRDefault="001C24B6" w:rsidP="001C24B6">
      <w:pPr>
        <w:jc w:val="both"/>
        <w:rPr>
          <w:sz w:val="22"/>
          <w:lang w:val="lv-LV"/>
        </w:rPr>
      </w:pPr>
      <w:r w:rsidRPr="00AA39C8">
        <w:rPr>
          <w:sz w:val="22"/>
          <w:lang w:val="lv-LV"/>
        </w:rPr>
        <w:t>2.1 Ārpus darba laika (darba dienās, 18.00-22.00) stundas likme tiek aprēķināta ar koeficientu 1.5.</w:t>
      </w:r>
    </w:p>
    <w:p w14:paraId="04F5F74A" w14:textId="77777777" w:rsidR="001C24B6" w:rsidRPr="00AA39C8" w:rsidRDefault="001C24B6" w:rsidP="001C24B6">
      <w:pPr>
        <w:jc w:val="both"/>
        <w:rPr>
          <w:sz w:val="22"/>
          <w:lang w:val="lv-LV"/>
        </w:rPr>
      </w:pPr>
      <w:r w:rsidRPr="00AA39C8">
        <w:rPr>
          <w:sz w:val="22"/>
          <w:lang w:val="lv-LV"/>
        </w:rPr>
        <w:t>2.2 Nakts stundās (visas dienas, 22.00-9.00) stundas likme tiek aprēķināta ar koeficientu 2.0.</w:t>
      </w:r>
    </w:p>
    <w:p w14:paraId="6B1C885A" w14:textId="77777777" w:rsidR="001C24B6" w:rsidRPr="00AA39C8" w:rsidRDefault="001C24B6" w:rsidP="001C24B6">
      <w:pPr>
        <w:jc w:val="both"/>
        <w:rPr>
          <w:sz w:val="22"/>
          <w:lang w:val="lv-LV"/>
        </w:rPr>
      </w:pPr>
      <w:r w:rsidRPr="00AA39C8">
        <w:rPr>
          <w:sz w:val="22"/>
          <w:lang w:val="lv-LV"/>
        </w:rPr>
        <w:t>2.3 Noteiktie pakalpojumu izcenojumi:</w:t>
      </w:r>
    </w:p>
    <w:p w14:paraId="40A7E6EC" w14:textId="77777777" w:rsidR="001C24B6" w:rsidRPr="00AA39C8" w:rsidRDefault="001C24B6" w:rsidP="001C24B6">
      <w:pPr>
        <w:jc w:val="both"/>
        <w:rPr>
          <w:sz w:val="22"/>
          <w:lang w:val="lv-LV"/>
        </w:rPr>
      </w:pPr>
    </w:p>
    <w:p w14:paraId="0452B9E3" w14:textId="77777777" w:rsidR="003E5E25" w:rsidRPr="00AA39C8" w:rsidRDefault="003E5E25" w:rsidP="001C24B6">
      <w:pPr>
        <w:jc w:val="both"/>
        <w:rPr>
          <w:sz w:val="22"/>
          <w:lang w:val="lv-LV"/>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9"/>
        <w:gridCol w:w="3084"/>
      </w:tblGrid>
      <w:tr w:rsidR="001C24B6" w:rsidRPr="00AA39C8" w14:paraId="4FCE0FEA" w14:textId="77777777" w:rsidTr="001C24B6">
        <w:tc>
          <w:tcPr>
            <w:tcW w:w="6629" w:type="dxa"/>
          </w:tcPr>
          <w:p w14:paraId="74B1FE3F" w14:textId="77777777" w:rsidR="001C24B6" w:rsidRPr="00AA39C8" w:rsidRDefault="001C24B6" w:rsidP="001C24B6">
            <w:pPr>
              <w:jc w:val="both"/>
              <w:rPr>
                <w:b/>
                <w:sz w:val="22"/>
                <w:lang w:val="lv-LV"/>
              </w:rPr>
            </w:pPr>
            <w:r w:rsidRPr="00AA39C8">
              <w:rPr>
                <w:b/>
                <w:sz w:val="22"/>
                <w:lang w:val="lv-LV"/>
              </w:rPr>
              <w:lastRenderedPageBreak/>
              <w:t>Pakalpojums</w:t>
            </w:r>
          </w:p>
        </w:tc>
        <w:tc>
          <w:tcPr>
            <w:tcW w:w="3084" w:type="dxa"/>
          </w:tcPr>
          <w:p w14:paraId="6B73AD59" w14:textId="77777777" w:rsidR="001C24B6" w:rsidRPr="00AA39C8" w:rsidRDefault="001C24B6" w:rsidP="001C24B6">
            <w:pPr>
              <w:jc w:val="both"/>
              <w:rPr>
                <w:b/>
                <w:sz w:val="22"/>
                <w:lang w:val="lv-LV"/>
              </w:rPr>
            </w:pPr>
            <w:r w:rsidRPr="00AA39C8">
              <w:rPr>
                <w:b/>
                <w:sz w:val="22"/>
                <w:lang w:val="lv-LV"/>
              </w:rPr>
              <w:t>Izcenojums, EUR  bez PVN</w:t>
            </w:r>
          </w:p>
        </w:tc>
      </w:tr>
      <w:tr w:rsidR="001C24B6" w:rsidRPr="00AA39C8" w14:paraId="12BC659A" w14:textId="77777777" w:rsidTr="001C24B6">
        <w:tc>
          <w:tcPr>
            <w:tcW w:w="6629" w:type="dxa"/>
          </w:tcPr>
          <w:p w14:paraId="2F456318" w14:textId="77777777" w:rsidR="001C24B6" w:rsidRPr="00AA39C8" w:rsidRDefault="001C24B6" w:rsidP="00F0251A">
            <w:pPr>
              <w:jc w:val="both"/>
              <w:rPr>
                <w:sz w:val="22"/>
                <w:lang w:val="lv-LV"/>
              </w:rPr>
            </w:pPr>
            <w:r w:rsidRPr="00AA39C8">
              <w:rPr>
                <w:sz w:val="22"/>
                <w:lang w:val="lv-LV"/>
              </w:rPr>
              <w:t>Datubāžu</w:t>
            </w:r>
            <w:ins w:id="114" w:author="Viecha" w:date="2016-11-07T17:13:00Z">
              <w:r w:rsidR="00F0251A">
                <w:rPr>
                  <w:sz w:val="22"/>
                  <w:lang w:val="lv-LV"/>
                </w:rPr>
                <w:t xml:space="preserve"> un </w:t>
              </w:r>
            </w:ins>
            <w:del w:id="115" w:author="Viecha" w:date="2016-11-07T17:13:00Z">
              <w:r w:rsidRPr="00AA39C8" w:rsidDel="00F0251A">
                <w:rPr>
                  <w:sz w:val="22"/>
                  <w:lang w:val="lv-LV"/>
                </w:rPr>
                <w:delText xml:space="preserve">, </w:delText>
              </w:r>
            </w:del>
            <w:r w:rsidRPr="00AA39C8">
              <w:rPr>
                <w:sz w:val="22"/>
                <w:lang w:val="lv-LV"/>
              </w:rPr>
              <w:t xml:space="preserve">serveru </w:t>
            </w:r>
            <w:del w:id="116" w:author="Viecha" w:date="2016-11-07T17:13:00Z">
              <w:r w:rsidRPr="00AA39C8" w:rsidDel="00F0251A">
                <w:rPr>
                  <w:sz w:val="22"/>
                  <w:lang w:val="lv-LV"/>
                </w:rPr>
                <w:delText xml:space="preserve">un datortīkla </w:delText>
              </w:r>
            </w:del>
            <w:r w:rsidRPr="00AA39C8">
              <w:rPr>
                <w:sz w:val="22"/>
                <w:lang w:val="lv-LV"/>
              </w:rPr>
              <w:t>apkalpošana un uzturēšana</w:t>
            </w:r>
          </w:p>
        </w:tc>
        <w:tc>
          <w:tcPr>
            <w:tcW w:w="3084" w:type="dxa"/>
          </w:tcPr>
          <w:p w14:paraId="13F75674" w14:textId="77777777" w:rsidR="001C24B6" w:rsidRPr="00AA39C8" w:rsidRDefault="001C24B6" w:rsidP="001C24B6">
            <w:pPr>
              <w:jc w:val="both"/>
              <w:rPr>
                <w:sz w:val="22"/>
                <w:lang w:val="lv-LV"/>
              </w:rPr>
            </w:pPr>
            <w:r w:rsidRPr="00AA39C8">
              <w:rPr>
                <w:sz w:val="22"/>
                <w:lang w:val="lv-LV"/>
              </w:rPr>
              <w:t>35.50EUR/h</w:t>
            </w:r>
          </w:p>
        </w:tc>
      </w:tr>
      <w:tr w:rsidR="001C24B6" w:rsidRPr="00AA39C8" w14:paraId="3FF37E5A" w14:textId="77777777" w:rsidTr="001C24B6">
        <w:tc>
          <w:tcPr>
            <w:tcW w:w="6629" w:type="dxa"/>
          </w:tcPr>
          <w:p w14:paraId="60928708" w14:textId="77777777" w:rsidR="001C24B6" w:rsidRPr="00AA39C8" w:rsidRDefault="001C24B6" w:rsidP="001C24B6">
            <w:pPr>
              <w:jc w:val="both"/>
              <w:rPr>
                <w:sz w:val="22"/>
                <w:lang w:val="lv-LV"/>
              </w:rPr>
            </w:pPr>
            <w:r w:rsidRPr="00AA39C8">
              <w:rPr>
                <w:sz w:val="22"/>
                <w:lang w:val="lv-LV"/>
              </w:rPr>
              <w:t>Programmēšanas darbi</w:t>
            </w:r>
          </w:p>
        </w:tc>
        <w:tc>
          <w:tcPr>
            <w:tcW w:w="3084" w:type="dxa"/>
          </w:tcPr>
          <w:p w14:paraId="70531FAF" w14:textId="77777777" w:rsidR="001C24B6" w:rsidRPr="00AA39C8" w:rsidRDefault="001C24B6" w:rsidP="001C24B6">
            <w:pPr>
              <w:jc w:val="both"/>
              <w:rPr>
                <w:sz w:val="22"/>
                <w:lang w:val="lv-LV"/>
              </w:rPr>
            </w:pPr>
            <w:r w:rsidRPr="00AA39C8">
              <w:rPr>
                <w:sz w:val="22"/>
                <w:lang w:val="lv-LV"/>
              </w:rPr>
              <w:t>42.00EUR/h</w:t>
            </w:r>
          </w:p>
        </w:tc>
      </w:tr>
      <w:tr w:rsidR="001C24B6" w:rsidRPr="00AA39C8" w14:paraId="40B1B7E5" w14:textId="77777777" w:rsidTr="001C24B6">
        <w:tc>
          <w:tcPr>
            <w:tcW w:w="6629" w:type="dxa"/>
          </w:tcPr>
          <w:p w14:paraId="7B430D3F" w14:textId="77777777" w:rsidR="001C24B6" w:rsidRPr="00AA39C8" w:rsidRDefault="001C24B6" w:rsidP="001C24B6">
            <w:pPr>
              <w:jc w:val="both"/>
              <w:rPr>
                <w:sz w:val="22"/>
                <w:lang w:val="lv-LV"/>
              </w:rPr>
            </w:pPr>
            <w:r w:rsidRPr="00AA39C8">
              <w:rPr>
                <w:sz w:val="22"/>
                <w:lang w:val="lv-LV"/>
              </w:rPr>
              <w:t>Sistēmas analīzes/projekta vadības darbi</w:t>
            </w:r>
          </w:p>
        </w:tc>
        <w:tc>
          <w:tcPr>
            <w:tcW w:w="3084" w:type="dxa"/>
          </w:tcPr>
          <w:p w14:paraId="56601FD3" w14:textId="77777777" w:rsidR="001C24B6" w:rsidRPr="00AA39C8" w:rsidRDefault="001C24B6" w:rsidP="001C24B6">
            <w:pPr>
              <w:jc w:val="both"/>
              <w:rPr>
                <w:sz w:val="22"/>
                <w:lang w:val="lv-LV"/>
              </w:rPr>
            </w:pPr>
            <w:r w:rsidRPr="00AA39C8">
              <w:rPr>
                <w:sz w:val="22"/>
                <w:lang w:val="lv-LV"/>
              </w:rPr>
              <w:t>45.00EUR/h</w:t>
            </w:r>
          </w:p>
        </w:tc>
      </w:tr>
    </w:tbl>
    <w:p w14:paraId="7CE8A8A6" w14:textId="77777777" w:rsidR="001C24B6" w:rsidRPr="00AA39C8" w:rsidRDefault="001C24B6" w:rsidP="001C24B6">
      <w:pPr>
        <w:jc w:val="both"/>
        <w:rPr>
          <w:sz w:val="22"/>
          <w:lang w:val="lv-LV"/>
        </w:rPr>
      </w:pPr>
    </w:p>
    <w:p w14:paraId="049AEE0E" w14:textId="77777777" w:rsidR="001C24B6" w:rsidRPr="00AA39C8" w:rsidRDefault="001C24B6" w:rsidP="001C24B6">
      <w:pPr>
        <w:jc w:val="both"/>
        <w:rPr>
          <w:sz w:val="22"/>
          <w:lang w:val="lv-LV"/>
        </w:rPr>
      </w:pPr>
    </w:p>
    <w:p w14:paraId="46AB4B67" w14:textId="77777777" w:rsidR="001C24B6" w:rsidRPr="00AA39C8" w:rsidRDefault="001C24B6" w:rsidP="001C24B6">
      <w:pPr>
        <w:jc w:val="both"/>
        <w:rPr>
          <w:b/>
          <w:sz w:val="22"/>
          <w:lang w:val="lv-LV"/>
        </w:rPr>
      </w:pPr>
      <w:r w:rsidRPr="00AA39C8">
        <w:rPr>
          <w:b/>
          <w:sz w:val="22"/>
          <w:lang w:val="lv-LV"/>
        </w:rPr>
        <w:t>3. Pušu rekvizīti un paraksti</w:t>
      </w:r>
    </w:p>
    <w:p w14:paraId="347890BA" w14:textId="77777777" w:rsidR="001C24B6" w:rsidRPr="00AA39C8" w:rsidRDefault="001C24B6" w:rsidP="001C24B6">
      <w:pPr>
        <w:jc w:val="both"/>
        <w:rPr>
          <w:sz w:val="22"/>
          <w:lang w:val="lv-LV"/>
        </w:rPr>
      </w:pPr>
    </w:p>
    <w:tbl>
      <w:tblPr>
        <w:tblW w:w="0" w:type="auto"/>
        <w:tblLook w:val="01E0" w:firstRow="1" w:lastRow="1" w:firstColumn="1" w:lastColumn="1" w:noHBand="0" w:noVBand="0"/>
      </w:tblPr>
      <w:tblGrid>
        <w:gridCol w:w="4428"/>
        <w:gridCol w:w="4428"/>
      </w:tblGrid>
      <w:tr w:rsidR="001C24B6" w:rsidRPr="00AA39C8" w14:paraId="71B7BD31" w14:textId="77777777" w:rsidTr="001C24B6">
        <w:tc>
          <w:tcPr>
            <w:tcW w:w="4428" w:type="dxa"/>
            <w:shd w:val="clear" w:color="auto" w:fill="auto"/>
          </w:tcPr>
          <w:p w14:paraId="1054EF0A" w14:textId="77777777" w:rsidR="001C24B6" w:rsidRPr="00AA39C8" w:rsidRDefault="001C24B6" w:rsidP="001C24B6">
            <w:pPr>
              <w:rPr>
                <w:b/>
                <w:sz w:val="22"/>
                <w:szCs w:val="22"/>
                <w:lang w:val="lv-LV"/>
              </w:rPr>
            </w:pPr>
            <w:r w:rsidRPr="00AA39C8">
              <w:rPr>
                <w:b/>
                <w:sz w:val="22"/>
                <w:szCs w:val="22"/>
                <w:lang w:val="lv-LV"/>
              </w:rPr>
              <w:t>Izpildītājs</w:t>
            </w:r>
          </w:p>
          <w:p w14:paraId="25630057" w14:textId="77777777" w:rsidR="001C24B6" w:rsidRPr="00AA39C8" w:rsidRDefault="001C24B6" w:rsidP="001C24B6">
            <w:pPr>
              <w:rPr>
                <w:sz w:val="22"/>
                <w:szCs w:val="22"/>
                <w:lang w:val="lv-LV"/>
              </w:rPr>
            </w:pPr>
          </w:p>
          <w:p w14:paraId="6210DBCD" w14:textId="77777777" w:rsidR="001C24B6" w:rsidRPr="00AA39C8" w:rsidRDefault="001C24B6" w:rsidP="001C24B6">
            <w:pPr>
              <w:rPr>
                <w:sz w:val="22"/>
                <w:szCs w:val="22"/>
                <w:lang w:val="lv-LV"/>
              </w:rPr>
            </w:pPr>
            <w:r w:rsidRPr="00AA39C8">
              <w:rPr>
                <w:sz w:val="22"/>
                <w:szCs w:val="22"/>
                <w:lang w:val="lv-LV"/>
              </w:rPr>
              <w:t xml:space="preserve">PROMPT, SIA   </w:t>
            </w:r>
          </w:p>
          <w:p w14:paraId="3BCD2B47" w14:textId="77777777" w:rsidR="001C24B6" w:rsidRPr="00AA39C8" w:rsidRDefault="001C24B6" w:rsidP="001C24B6">
            <w:pPr>
              <w:rPr>
                <w:sz w:val="22"/>
                <w:szCs w:val="22"/>
                <w:lang w:val="lv-LV"/>
              </w:rPr>
            </w:pPr>
            <w:r w:rsidRPr="00AA39C8">
              <w:rPr>
                <w:sz w:val="22"/>
                <w:szCs w:val="22"/>
                <w:lang w:val="lv-LV"/>
              </w:rPr>
              <w:t>Piena iela 16-9, Rīga, LV-1045</w:t>
            </w:r>
          </w:p>
          <w:p w14:paraId="49021A89" w14:textId="77777777" w:rsidR="001C24B6" w:rsidRPr="00AA39C8" w:rsidRDefault="001C24B6" w:rsidP="001C24B6">
            <w:pPr>
              <w:rPr>
                <w:sz w:val="22"/>
                <w:szCs w:val="22"/>
                <w:lang w:val="lv-LV"/>
              </w:rPr>
            </w:pPr>
            <w:r w:rsidRPr="00AA39C8">
              <w:rPr>
                <w:sz w:val="22"/>
                <w:szCs w:val="22"/>
                <w:lang w:val="lv-LV"/>
              </w:rPr>
              <w:t>Reģ.nr.  40003854977</w:t>
            </w:r>
            <w:r w:rsidRPr="00AA39C8">
              <w:rPr>
                <w:sz w:val="22"/>
                <w:szCs w:val="22"/>
                <w:lang w:val="lv-LV"/>
              </w:rPr>
              <w:tab/>
            </w:r>
          </w:p>
          <w:p w14:paraId="70C0C824" w14:textId="77777777" w:rsidR="001C24B6" w:rsidRPr="00AA39C8" w:rsidRDefault="001C24B6" w:rsidP="001C24B6">
            <w:pPr>
              <w:rPr>
                <w:sz w:val="22"/>
                <w:szCs w:val="22"/>
                <w:lang w:val="lv-LV"/>
              </w:rPr>
            </w:pPr>
            <w:r w:rsidRPr="00AA39C8">
              <w:rPr>
                <w:sz w:val="22"/>
                <w:szCs w:val="22"/>
                <w:lang w:val="lv-LV"/>
              </w:rPr>
              <w:t>PVN reģistra Nr. LV40003854977</w:t>
            </w:r>
            <w:r w:rsidRPr="00AA39C8">
              <w:rPr>
                <w:sz w:val="22"/>
                <w:szCs w:val="22"/>
                <w:lang w:val="lv-LV"/>
              </w:rPr>
              <w:tab/>
            </w:r>
          </w:p>
          <w:p w14:paraId="2ECB0D22" w14:textId="77777777" w:rsidR="001C24B6" w:rsidRPr="00AA39C8" w:rsidRDefault="001C24B6" w:rsidP="001C24B6">
            <w:pPr>
              <w:rPr>
                <w:sz w:val="22"/>
                <w:szCs w:val="22"/>
                <w:lang w:val="lv-LV"/>
              </w:rPr>
            </w:pPr>
            <w:r w:rsidRPr="00AA39C8">
              <w:rPr>
                <w:sz w:val="22"/>
                <w:szCs w:val="22"/>
                <w:lang w:val="lv-LV"/>
              </w:rPr>
              <w:t xml:space="preserve">Konts: </w:t>
            </w:r>
            <w:r w:rsidRPr="00AA39C8">
              <w:rPr>
                <w:sz w:val="22"/>
                <w:szCs w:val="22"/>
                <w:lang w:val="lv-LV"/>
              </w:rPr>
              <w:tab/>
              <w:t>LV85HABA0551014333050</w:t>
            </w:r>
          </w:p>
          <w:p w14:paraId="3EC39529" w14:textId="77777777" w:rsidR="001C24B6" w:rsidRPr="00AA39C8" w:rsidRDefault="001C24B6" w:rsidP="001C24B6">
            <w:pPr>
              <w:rPr>
                <w:sz w:val="22"/>
                <w:szCs w:val="22"/>
                <w:lang w:val="lv-LV"/>
              </w:rPr>
            </w:pPr>
            <w:r w:rsidRPr="00AA39C8">
              <w:rPr>
                <w:sz w:val="22"/>
                <w:szCs w:val="22"/>
                <w:lang w:val="lv-LV"/>
              </w:rPr>
              <w:t>Swedbank AS</w:t>
            </w:r>
          </w:p>
          <w:p w14:paraId="703E2E7E" w14:textId="77777777" w:rsidR="001C24B6" w:rsidRPr="00AA39C8" w:rsidRDefault="001C24B6" w:rsidP="001C24B6">
            <w:pPr>
              <w:rPr>
                <w:sz w:val="22"/>
                <w:szCs w:val="22"/>
                <w:lang w:val="lv-LV"/>
              </w:rPr>
            </w:pPr>
            <w:r w:rsidRPr="00AA39C8">
              <w:rPr>
                <w:sz w:val="22"/>
                <w:szCs w:val="22"/>
                <w:lang w:val="lv-LV"/>
              </w:rPr>
              <w:t>Bankas kods: HABALV22</w:t>
            </w:r>
          </w:p>
          <w:p w14:paraId="1C8A877E" w14:textId="77777777" w:rsidR="001C24B6" w:rsidRPr="00AA39C8" w:rsidRDefault="001C24B6" w:rsidP="001C24B6">
            <w:pPr>
              <w:rPr>
                <w:sz w:val="22"/>
                <w:szCs w:val="22"/>
                <w:lang w:val="lv-LV"/>
              </w:rPr>
            </w:pPr>
          </w:p>
          <w:p w14:paraId="097CC006" w14:textId="77777777" w:rsidR="001C24B6" w:rsidRPr="00AA39C8" w:rsidRDefault="001C24B6" w:rsidP="001C24B6">
            <w:pPr>
              <w:rPr>
                <w:sz w:val="22"/>
                <w:szCs w:val="22"/>
                <w:lang w:val="lv-LV"/>
              </w:rPr>
            </w:pPr>
          </w:p>
          <w:p w14:paraId="11DF5217" w14:textId="77777777" w:rsidR="001C24B6" w:rsidRPr="00AA39C8" w:rsidRDefault="001C24B6" w:rsidP="001C24B6">
            <w:pPr>
              <w:rPr>
                <w:sz w:val="22"/>
                <w:szCs w:val="22"/>
                <w:lang w:val="lv-LV"/>
              </w:rPr>
            </w:pPr>
            <w:r w:rsidRPr="00AA39C8">
              <w:rPr>
                <w:sz w:val="22"/>
                <w:szCs w:val="22"/>
                <w:lang w:val="lv-LV"/>
              </w:rPr>
              <w:t>Paraksts</w:t>
            </w:r>
            <w:r w:rsidRPr="00AA39C8">
              <w:rPr>
                <w:sz w:val="22"/>
                <w:szCs w:val="22"/>
                <w:lang w:val="lv-LV"/>
              </w:rPr>
              <w:tab/>
              <w:t>: ………………….</w:t>
            </w:r>
          </w:p>
          <w:p w14:paraId="3F5D00C4" w14:textId="77777777" w:rsidR="001C24B6" w:rsidRPr="00AA39C8" w:rsidRDefault="001C24B6" w:rsidP="001C24B6">
            <w:pPr>
              <w:rPr>
                <w:sz w:val="22"/>
                <w:szCs w:val="22"/>
                <w:lang w:val="lv-LV"/>
              </w:rPr>
            </w:pPr>
          </w:p>
          <w:p w14:paraId="6DF332D2" w14:textId="77777777" w:rsidR="001C24B6" w:rsidRPr="00AA39C8" w:rsidRDefault="001C24B6" w:rsidP="001C24B6">
            <w:pPr>
              <w:rPr>
                <w:sz w:val="22"/>
                <w:szCs w:val="22"/>
                <w:lang w:val="lv-LV"/>
              </w:rPr>
            </w:pPr>
            <w:r w:rsidRPr="00AA39C8">
              <w:rPr>
                <w:sz w:val="22"/>
                <w:szCs w:val="22"/>
                <w:lang w:val="lv-LV"/>
              </w:rPr>
              <w:t>Pārstāvis       : Oskars Luste</w:t>
            </w:r>
          </w:p>
          <w:p w14:paraId="25F19767" w14:textId="77777777" w:rsidR="001C24B6" w:rsidRPr="00AA39C8" w:rsidRDefault="001C24B6" w:rsidP="001C24B6">
            <w:pPr>
              <w:rPr>
                <w:sz w:val="22"/>
                <w:szCs w:val="22"/>
                <w:lang w:val="lv-LV"/>
              </w:rPr>
            </w:pPr>
          </w:p>
          <w:p w14:paraId="404A20A9" w14:textId="77777777" w:rsidR="001C24B6" w:rsidRPr="00AA39C8" w:rsidRDefault="001C24B6" w:rsidP="001C24B6">
            <w:pPr>
              <w:rPr>
                <w:sz w:val="22"/>
                <w:szCs w:val="22"/>
                <w:lang w:val="lv-LV"/>
              </w:rPr>
            </w:pPr>
            <w:r w:rsidRPr="00AA39C8">
              <w:rPr>
                <w:sz w:val="22"/>
                <w:szCs w:val="22"/>
                <w:lang w:val="lv-LV"/>
              </w:rPr>
              <w:t>Amats           : Valdes priekšsēdētājs</w:t>
            </w:r>
          </w:p>
          <w:p w14:paraId="76D3CFDA" w14:textId="77777777" w:rsidR="001C24B6" w:rsidRPr="00AA39C8" w:rsidRDefault="001C24B6" w:rsidP="001C24B6">
            <w:pPr>
              <w:rPr>
                <w:sz w:val="22"/>
                <w:szCs w:val="22"/>
                <w:lang w:val="lv-LV"/>
              </w:rPr>
            </w:pPr>
          </w:p>
          <w:p w14:paraId="36D9E3F1" w14:textId="77777777" w:rsidR="001C24B6" w:rsidRPr="00AA39C8" w:rsidRDefault="001C24B6" w:rsidP="001C24B6">
            <w:pPr>
              <w:rPr>
                <w:sz w:val="22"/>
                <w:szCs w:val="22"/>
                <w:lang w:val="lv-LV"/>
              </w:rPr>
            </w:pPr>
            <w:r w:rsidRPr="00AA39C8">
              <w:rPr>
                <w:sz w:val="22"/>
                <w:szCs w:val="22"/>
                <w:lang w:val="lv-LV"/>
              </w:rPr>
              <w:t>Datums</w:t>
            </w:r>
            <w:r w:rsidRPr="00AA39C8">
              <w:rPr>
                <w:sz w:val="22"/>
                <w:szCs w:val="22"/>
                <w:lang w:val="lv-LV"/>
              </w:rPr>
              <w:tab/>
              <w:t>: ………………….</w:t>
            </w:r>
          </w:p>
        </w:tc>
        <w:tc>
          <w:tcPr>
            <w:tcW w:w="4428" w:type="dxa"/>
            <w:shd w:val="clear" w:color="auto" w:fill="auto"/>
          </w:tcPr>
          <w:p w14:paraId="600A773B" w14:textId="77777777" w:rsidR="001C24B6" w:rsidRPr="00AA39C8" w:rsidRDefault="001C24B6" w:rsidP="001C24B6">
            <w:pPr>
              <w:rPr>
                <w:b/>
                <w:sz w:val="22"/>
                <w:szCs w:val="22"/>
                <w:lang w:val="lv-LV"/>
              </w:rPr>
            </w:pPr>
            <w:r w:rsidRPr="00AA39C8">
              <w:rPr>
                <w:b/>
                <w:sz w:val="22"/>
                <w:szCs w:val="22"/>
                <w:lang w:val="lv-LV"/>
              </w:rPr>
              <w:t>Pasūtītājs</w:t>
            </w:r>
          </w:p>
          <w:p w14:paraId="0C8CF4BE" w14:textId="77777777" w:rsidR="001C24B6" w:rsidRPr="00AA39C8" w:rsidRDefault="001C24B6" w:rsidP="001C24B6">
            <w:pPr>
              <w:rPr>
                <w:sz w:val="22"/>
                <w:szCs w:val="22"/>
                <w:lang w:val="lv-LV"/>
              </w:rPr>
            </w:pPr>
          </w:p>
          <w:p w14:paraId="1695DC7E" w14:textId="77777777" w:rsidR="001C24B6" w:rsidRPr="00AA39C8" w:rsidRDefault="001C24B6" w:rsidP="001C24B6">
            <w:pPr>
              <w:jc w:val="both"/>
              <w:rPr>
                <w:sz w:val="22"/>
                <w:szCs w:val="22"/>
                <w:lang w:val="lv-LV"/>
              </w:rPr>
            </w:pPr>
            <w:r w:rsidRPr="00AA39C8">
              <w:rPr>
                <w:sz w:val="22"/>
                <w:szCs w:val="22"/>
                <w:lang w:val="lv-LV"/>
              </w:rPr>
              <w:tab/>
            </w:r>
          </w:p>
          <w:p w14:paraId="0E387B7C" w14:textId="77777777" w:rsidR="001C24B6" w:rsidRPr="00AA39C8" w:rsidRDefault="001C24B6" w:rsidP="001C24B6">
            <w:pPr>
              <w:rPr>
                <w:sz w:val="22"/>
                <w:szCs w:val="22"/>
                <w:lang w:val="lv-LV"/>
              </w:rPr>
            </w:pPr>
          </w:p>
          <w:p w14:paraId="27E5EFE2" w14:textId="77777777" w:rsidR="001C24B6" w:rsidRPr="00AA39C8" w:rsidRDefault="001C24B6" w:rsidP="001C24B6">
            <w:pPr>
              <w:rPr>
                <w:sz w:val="22"/>
                <w:szCs w:val="22"/>
                <w:lang w:val="lv-LV"/>
              </w:rPr>
            </w:pPr>
          </w:p>
          <w:p w14:paraId="3B306E8B" w14:textId="77777777" w:rsidR="001C24B6" w:rsidRPr="00AA39C8" w:rsidRDefault="001C24B6" w:rsidP="001C24B6">
            <w:pPr>
              <w:rPr>
                <w:sz w:val="22"/>
                <w:szCs w:val="22"/>
                <w:lang w:val="lv-LV"/>
              </w:rPr>
            </w:pPr>
          </w:p>
          <w:p w14:paraId="4C0DA23D" w14:textId="77777777" w:rsidR="001C24B6" w:rsidRPr="00AA39C8" w:rsidRDefault="001C24B6" w:rsidP="001C24B6">
            <w:pPr>
              <w:rPr>
                <w:sz w:val="22"/>
                <w:szCs w:val="22"/>
                <w:lang w:val="lv-LV"/>
              </w:rPr>
            </w:pPr>
          </w:p>
          <w:p w14:paraId="4215CC89" w14:textId="77777777" w:rsidR="001C24B6" w:rsidRPr="00AA39C8" w:rsidRDefault="001C24B6" w:rsidP="001C24B6">
            <w:pPr>
              <w:rPr>
                <w:sz w:val="22"/>
                <w:szCs w:val="22"/>
                <w:lang w:val="lv-LV"/>
              </w:rPr>
            </w:pPr>
          </w:p>
          <w:p w14:paraId="59547D75" w14:textId="77777777" w:rsidR="001C24B6" w:rsidRPr="00AA39C8" w:rsidRDefault="001C24B6" w:rsidP="001C24B6">
            <w:pPr>
              <w:rPr>
                <w:sz w:val="22"/>
                <w:szCs w:val="22"/>
                <w:lang w:val="lv-LV"/>
              </w:rPr>
            </w:pPr>
          </w:p>
          <w:p w14:paraId="195DDB9B" w14:textId="77777777" w:rsidR="001C24B6" w:rsidRPr="00AA39C8" w:rsidRDefault="001C24B6" w:rsidP="001C24B6">
            <w:pPr>
              <w:rPr>
                <w:sz w:val="22"/>
                <w:szCs w:val="22"/>
                <w:lang w:val="lv-LV"/>
              </w:rPr>
            </w:pPr>
          </w:p>
          <w:p w14:paraId="40BE8494" w14:textId="77777777" w:rsidR="001C24B6" w:rsidRPr="00AA39C8" w:rsidRDefault="001C24B6" w:rsidP="001C24B6">
            <w:pPr>
              <w:rPr>
                <w:sz w:val="22"/>
                <w:szCs w:val="22"/>
                <w:lang w:val="lv-LV"/>
              </w:rPr>
            </w:pPr>
          </w:p>
          <w:p w14:paraId="67F0EF3D" w14:textId="77777777" w:rsidR="001C24B6" w:rsidRPr="00AA39C8" w:rsidRDefault="001C24B6" w:rsidP="001C24B6">
            <w:pPr>
              <w:rPr>
                <w:sz w:val="22"/>
                <w:szCs w:val="22"/>
                <w:lang w:val="lv-LV"/>
              </w:rPr>
            </w:pPr>
            <w:r w:rsidRPr="00AA39C8">
              <w:rPr>
                <w:sz w:val="22"/>
                <w:szCs w:val="22"/>
                <w:lang w:val="lv-LV"/>
              </w:rPr>
              <w:t>Paraksts</w:t>
            </w:r>
            <w:r w:rsidRPr="00AA39C8">
              <w:rPr>
                <w:sz w:val="22"/>
                <w:szCs w:val="22"/>
                <w:lang w:val="lv-LV"/>
              </w:rPr>
              <w:tab/>
              <w:t>: ………………….</w:t>
            </w:r>
          </w:p>
          <w:p w14:paraId="2116F052" w14:textId="77777777" w:rsidR="001C24B6" w:rsidRPr="00AA39C8" w:rsidRDefault="001C24B6" w:rsidP="001C24B6">
            <w:pPr>
              <w:rPr>
                <w:sz w:val="22"/>
                <w:szCs w:val="22"/>
                <w:lang w:val="lv-LV"/>
              </w:rPr>
            </w:pPr>
          </w:p>
          <w:p w14:paraId="080E489E" w14:textId="77777777" w:rsidR="001C24B6" w:rsidRPr="00AA39C8" w:rsidRDefault="001C24B6" w:rsidP="001C24B6">
            <w:pPr>
              <w:rPr>
                <w:sz w:val="22"/>
                <w:szCs w:val="22"/>
                <w:lang w:val="lv-LV"/>
              </w:rPr>
            </w:pPr>
            <w:r w:rsidRPr="00AA39C8">
              <w:rPr>
                <w:sz w:val="22"/>
                <w:szCs w:val="22"/>
                <w:lang w:val="lv-LV"/>
              </w:rPr>
              <w:t xml:space="preserve">Pārstāvis       :   </w:t>
            </w:r>
            <w:r w:rsidR="00AA39C8">
              <w:rPr>
                <w:sz w:val="22"/>
                <w:szCs w:val="22"/>
                <w:lang w:val="lv-LV"/>
              </w:rPr>
              <w:t>Artis Voiteks</w:t>
            </w:r>
            <w:r w:rsidRPr="00AA39C8">
              <w:rPr>
                <w:sz w:val="22"/>
                <w:szCs w:val="22"/>
                <w:lang w:val="lv-LV"/>
              </w:rPr>
              <w:t xml:space="preserve"> </w:t>
            </w:r>
          </w:p>
          <w:p w14:paraId="27048C2C" w14:textId="77777777" w:rsidR="001C24B6" w:rsidRPr="00AA39C8" w:rsidRDefault="001C24B6" w:rsidP="001C24B6">
            <w:pPr>
              <w:rPr>
                <w:sz w:val="22"/>
                <w:szCs w:val="22"/>
                <w:lang w:val="lv-LV"/>
              </w:rPr>
            </w:pPr>
          </w:p>
          <w:p w14:paraId="7482455B" w14:textId="77777777" w:rsidR="001C24B6" w:rsidRPr="00AA39C8" w:rsidRDefault="001C24B6" w:rsidP="001C24B6">
            <w:pPr>
              <w:rPr>
                <w:sz w:val="22"/>
                <w:szCs w:val="22"/>
                <w:lang w:val="lv-LV"/>
              </w:rPr>
            </w:pPr>
            <w:r w:rsidRPr="00AA39C8">
              <w:rPr>
                <w:sz w:val="22"/>
                <w:szCs w:val="22"/>
                <w:lang w:val="lv-LV"/>
              </w:rPr>
              <w:t>Amats           :   Valdes loceklis</w:t>
            </w:r>
          </w:p>
          <w:p w14:paraId="44AB97F0" w14:textId="77777777" w:rsidR="001C24B6" w:rsidRPr="00AA39C8" w:rsidRDefault="001C24B6" w:rsidP="001C24B6">
            <w:pPr>
              <w:rPr>
                <w:sz w:val="22"/>
                <w:szCs w:val="22"/>
                <w:lang w:val="lv-LV"/>
              </w:rPr>
            </w:pPr>
          </w:p>
          <w:p w14:paraId="05F0B0FA" w14:textId="77777777" w:rsidR="001C24B6" w:rsidRPr="00AA39C8" w:rsidRDefault="001C24B6" w:rsidP="001C24B6">
            <w:pPr>
              <w:rPr>
                <w:sz w:val="22"/>
                <w:szCs w:val="22"/>
                <w:lang w:val="lv-LV"/>
              </w:rPr>
            </w:pPr>
            <w:r w:rsidRPr="00AA39C8">
              <w:rPr>
                <w:sz w:val="22"/>
                <w:szCs w:val="22"/>
                <w:lang w:val="lv-LV"/>
              </w:rPr>
              <w:t>Datums</w:t>
            </w:r>
            <w:r w:rsidRPr="00AA39C8">
              <w:rPr>
                <w:sz w:val="22"/>
                <w:szCs w:val="22"/>
                <w:lang w:val="lv-LV"/>
              </w:rPr>
              <w:tab/>
              <w:t>: ………………….</w:t>
            </w:r>
          </w:p>
          <w:p w14:paraId="7DC211AD" w14:textId="77777777" w:rsidR="001C24B6" w:rsidRPr="00AA39C8" w:rsidRDefault="001C24B6" w:rsidP="001C24B6">
            <w:pPr>
              <w:rPr>
                <w:sz w:val="22"/>
                <w:szCs w:val="22"/>
                <w:lang w:val="lv-LV"/>
              </w:rPr>
            </w:pPr>
          </w:p>
          <w:p w14:paraId="192D1628" w14:textId="77777777" w:rsidR="001C24B6" w:rsidRPr="00AA39C8" w:rsidRDefault="001C24B6" w:rsidP="001C24B6">
            <w:pPr>
              <w:rPr>
                <w:b/>
                <w:sz w:val="22"/>
                <w:szCs w:val="22"/>
                <w:lang w:val="lv-LV"/>
              </w:rPr>
            </w:pPr>
          </w:p>
        </w:tc>
      </w:tr>
    </w:tbl>
    <w:p w14:paraId="30E1F7A3" w14:textId="77777777" w:rsidR="00184D55" w:rsidRPr="00AA39C8" w:rsidRDefault="00184D55" w:rsidP="00E61943">
      <w:pPr>
        <w:jc w:val="right"/>
        <w:rPr>
          <w:lang w:val="lv-LV"/>
        </w:rPr>
      </w:pPr>
    </w:p>
    <w:p w14:paraId="67E60559" w14:textId="77777777" w:rsidR="00714C06" w:rsidRPr="00AA39C8" w:rsidRDefault="00714C06" w:rsidP="00E61943">
      <w:pPr>
        <w:jc w:val="right"/>
        <w:rPr>
          <w:lang w:val="lv-LV"/>
        </w:rPr>
        <w:sectPr w:rsidR="00714C06" w:rsidRPr="00AA39C8" w:rsidSect="004331B1">
          <w:footerReference w:type="even" r:id="rId10"/>
          <w:footerReference w:type="default" r:id="rId11"/>
          <w:pgSz w:w="11906" w:h="16838"/>
          <w:pgMar w:top="1440" w:right="1077" w:bottom="1440" w:left="1077" w:header="720" w:footer="720" w:gutter="0"/>
          <w:cols w:space="708"/>
          <w:docGrid w:linePitch="360"/>
        </w:sectPr>
      </w:pPr>
    </w:p>
    <w:p w14:paraId="7E681F10" w14:textId="77777777" w:rsidR="00AA39C8" w:rsidRPr="00AA39C8" w:rsidRDefault="00AA39C8" w:rsidP="00AA39C8">
      <w:pPr>
        <w:autoSpaceDE w:val="0"/>
        <w:autoSpaceDN w:val="0"/>
        <w:adjustRightInd w:val="0"/>
        <w:jc w:val="right"/>
        <w:rPr>
          <w:b/>
          <w:lang w:val="lv-LV"/>
        </w:rPr>
      </w:pPr>
      <w:r w:rsidRPr="00AA39C8">
        <w:rPr>
          <w:b/>
          <w:lang w:val="lv-LV"/>
        </w:rPr>
        <w:lastRenderedPageBreak/>
        <w:t>Pielikums Nr.</w:t>
      </w:r>
      <w:r>
        <w:rPr>
          <w:b/>
          <w:lang w:val="lv-LV"/>
        </w:rPr>
        <w:t>3</w:t>
      </w:r>
    </w:p>
    <w:p w14:paraId="7B7CB30D" w14:textId="77777777" w:rsidR="00AA39C8" w:rsidRPr="00AA39C8" w:rsidRDefault="00AA39C8" w:rsidP="00AA39C8">
      <w:pPr>
        <w:autoSpaceDE w:val="0"/>
        <w:autoSpaceDN w:val="0"/>
        <w:adjustRightInd w:val="0"/>
        <w:jc w:val="right"/>
        <w:rPr>
          <w:b/>
          <w:lang w:val="lv-LV"/>
        </w:rPr>
      </w:pPr>
      <w:r w:rsidRPr="00AA39C8">
        <w:rPr>
          <w:b/>
          <w:lang w:val="lv-LV"/>
        </w:rPr>
        <w:t xml:space="preserve">2016. gada </w:t>
      </w:r>
      <w:del w:id="117" w:author="Viecha" w:date="2016-11-08T01:20:00Z">
        <w:r w:rsidDel="005728C1">
          <w:rPr>
            <w:b/>
            <w:lang w:val="lv-LV"/>
          </w:rPr>
          <w:delText>29</w:delText>
        </w:r>
      </w:del>
      <w:proofErr w:type="spellStart"/>
      <w:ins w:id="118" w:author="Viecha" w:date="2016-11-08T01:20:00Z">
        <w:r w:rsidR="005728C1">
          <w:rPr>
            <w:b/>
            <w:lang w:val="lv-LV"/>
          </w:rPr>
          <w:t>xx</w:t>
        </w:r>
      </w:ins>
      <w:r w:rsidRPr="00AA39C8">
        <w:rPr>
          <w:b/>
          <w:lang w:val="lv-LV"/>
        </w:rPr>
        <w:t>.</w:t>
      </w:r>
      <w:del w:id="119" w:author="Viecha" w:date="2016-11-08T01:20:00Z">
        <w:r w:rsidDel="005728C1">
          <w:rPr>
            <w:b/>
            <w:lang w:val="lv-LV"/>
          </w:rPr>
          <w:delText>augusta</w:delText>
        </w:r>
      </w:del>
      <w:ins w:id="120" w:author="Viecha" w:date="2016-11-08T01:20:00Z">
        <w:r w:rsidR="005728C1">
          <w:rPr>
            <w:b/>
            <w:lang w:val="lv-LV"/>
          </w:rPr>
          <w:t>novembra</w:t>
        </w:r>
      </w:ins>
      <w:proofErr w:type="spellEnd"/>
    </w:p>
    <w:p w14:paraId="79EDFEDE" w14:textId="77777777" w:rsidR="00AA39C8" w:rsidRPr="00AA39C8" w:rsidRDefault="00AA39C8" w:rsidP="00AA39C8">
      <w:pPr>
        <w:autoSpaceDE w:val="0"/>
        <w:autoSpaceDN w:val="0"/>
        <w:adjustRightInd w:val="0"/>
        <w:jc w:val="right"/>
        <w:rPr>
          <w:b/>
          <w:lang w:val="lv-LV"/>
        </w:rPr>
      </w:pPr>
      <w:r w:rsidRPr="00AA39C8">
        <w:rPr>
          <w:b/>
          <w:lang w:val="lv-LV"/>
        </w:rPr>
        <w:t xml:space="preserve">Apkalpošanas līgumam Nr. </w:t>
      </w:r>
      <w:del w:id="121" w:author="Viecha" w:date="2016-11-08T01:20:00Z">
        <w:r w:rsidRPr="00AA39C8" w:rsidDel="005728C1">
          <w:rPr>
            <w:b/>
            <w:lang w:val="lv-LV"/>
          </w:rPr>
          <w:delText>201</w:delText>
        </w:r>
        <w:r w:rsidDel="005728C1">
          <w:rPr>
            <w:b/>
            <w:lang w:val="lv-LV"/>
          </w:rPr>
          <w:delText>60803</w:delText>
        </w:r>
      </w:del>
      <w:ins w:id="122" w:author="Viecha" w:date="2016-11-08T01:20:00Z">
        <w:r w:rsidR="005728C1" w:rsidRPr="00AA39C8">
          <w:rPr>
            <w:b/>
            <w:lang w:val="lv-LV"/>
          </w:rPr>
          <w:t>201</w:t>
        </w:r>
        <w:r w:rsidR="005728C1">
          <w:rPr>
            <w:b/>
            <w:lang w:val="lv-LV"/>
          </w:rPr>
          <w:t>6</w:t>
        </w:r>
        <w:r w:rsidR="005728C1">
          <w:rPr>
            <w:b/>
            <w:lang w:val="lv-LV"/>
          </w:rPr>
          <w:t>xxxx</w:t>
        </w:r>
      </w:ins>
      <w:r w:rsidRPr="00AA39C8">
        <w:rPr>
          <w:b/>
          <w:lang w:val="lv-LV"/>
        </w:rPr>
        <w:t>/</w:t>
      </w:r>
      <w:del w:id="123" w:author="Viecha" w:date="2016-11-08T01:20:00Z">
        <w:r w:rsidDel="005728C1">
          <w:rPr>
            <w:b/>
            <w:lang w:val="lv-LV"/>
          </w:rPr>
          <w:delText>01</w:delText>
        </w:r>
      </w:del>
      <w:ins w:id="124" w:author="Viecha" w:date="2016-11-08T01:20:00Z">
        <w:r w:rsidR="005728C1">
          <w:rPr>
            <w:b/>
            <w:lang w:val="lv-LV"/>
          </w:rPr>
          <w:t>xx</w:t>
        </w:r>
      </w:ins>
    </w:p>
    <w:p w14:paraId="3A57824F" w14:textId="77777777" w:rsidR="00714C06" w:rsidRPr="00AA39C8" w:rsidRDefault="00714C06" w:rsidP="00714C06">
      <w:pPr>
        <w:ind w:left="426" w:hanging="425"/>
        <w:rPr>
          <w:b/>
          <w:sz w:val="22"/>
          <w:szCs w:val="22"/>
        </w:rPr>
      </w:pPr>
    </w:p>
    <w:tbl>
      <w:tblPr>
        <w:tblpPr w:leftFromText="180" w:rightFromText="180" w:vertAnchor="text" w:horzAnchor="margin" w:tblpY="641"/>
        <w:tblW w:w="9938" w:type="dxa"/>
        <w:tblLook w:val="04A0" w:firstRow="1" w:lastRow="0" w:firstColumn="1" w:lastColumn="0" w:noHBand="0" w:noVBand="1"/>
      </w:tblPr>
      <w:tblGrid>
        <w:gridCol w:w="546"/>
        <w:gridCol w:w="2414"/>
        <w:gridCol w:w="7088"/>
        <w:tblGridChange w:id="125">
          <w:tblGrid>
            <w:gridCol w:w="108"/>
            <w:gridCol w:w="328"/>
            <w:gridCol w:w="218"/>
            <w:gridCol w:w="2196"/>
            <w:gridCol w:w="218"/>
            <w:gridCol w:w="6870"/>
            <w:gridCol w:w="218"/>
          </w:tblGrid>
        </w:tblGridChange>
      </w:tblGrid>
      <w:tr w:rsidR="00714C06" w:rsidRPr="00AA39C8" w14:paraId="4296C8D0" w14:textId="77777777" w:rsidTr="00DC5C13">
        <w:trPr>
          <w:trHeight w:val="300"/>
        </w:trPr>
        <w:tc>
          <w:tcPr>
            <w:tcW w:w="436" w:type="dxa"/>
            <w:tcBorders>
              <w:top w:val="nil"/>
              <w:left w:val="nil"/>
              <w:bottom w:val="nil"/>
              <w:right w:val="nil"/>
            </w:tcBorders>
            <w:shd w:val="clear" w:color="auto" w:fill="auto"/>
            <w:noWrap/>
            <w:hideMark/>
          </w:tcPr>
          <w:p w14:paraId="4A2EEDAF" w14:textId="77777777" w:rsidR="00714C06" w:rsidRPr="00AA39C8" w:rsidRDefault="00714C06" w:rsidP="00DC5C13">
            <w:pPr>
              <w:rPr>
                <w:color w:val="000000"/>
                <w:sz w:val="22"/>
                <w:lang w:eastAsia="lv-LV"/>
              </w:rPr>
            </w:pPr>
          </w:p>
        </w:tc>
        <w:tc>
          <w:tcPr>
            <w:tcW w:w="2414" w:type="dxa"/>
            <w:tcBorders>
              <w:top w:val="nil"/>
              <w:left w:val="nil"/>
              <w:bottom w:val="nil"/>
              <w:right w:val="nil"/>
            </w:tcBorders>
            <w:shd w:val="clear" w:color="auto" w:fill="auto"/>
            <w:noWrap/>
            <w:hideMark/>
          </w:tcPr>
          <w:p w14:paraId="05613C60" w14:textId="77777777" w:rsidR="00714C06" w:rsidRPr="00AA39C8" w:rsidRDefault="00714C06" w:rsidP="00DC5C13">
            <w:pPr>
              <w:rPr>
                <w:b/>
                <w:bCs/>
                <w:color w:val="000000"/>
                <w:sz w:val="22"/>
                <w:lang w:eastAsia="lv-LV"/>
              </w:rPr>
            </w:pPr>
            <w:proofErr w:type="spellStart"/>
            <w:r w:rsidRPr="00AA39C8">
              <w:rPr>
                <w:b/>
                <w:bCs/>
                <w:color w:val="000000"/>
                <w:sz w:val="22"/>
                <w:szCs w:val="22"/>
                <w:lang w:eastAsia="lv-LV"/>
              </w:rPr>
              <w:t>Nosaukums</w:t>
            </w:r>
            <w:proofErr w:type="spellEnd"/>
          </w:p>
        </w:tc>
        <w:tc>
          <w:tcPr>
            <w:tcW w:w="7088" w:type="dxa"/>
            <w:tcBorders>
              <w:top w:val="nil"/>
              <w:left w:val="nil"/>
              <w:bottom w:val="nil"/>
              <w:right w:val="nil"/>
            </w:tcBorders>
            <w:shd w:val="clear" w:color="auto" w:fill="auto"/>
            <w:noWrap/>
            <w:hideMark/>
          </w:tcPr>
          <w:p w14:paraId="7E55F4A1" w14:textId="77777777" w:rsidR="00714C06" w:rsidRPr="00AA39C8" w:rsidRDefault="00714C06" w:rsidP="00DC5C13">
            <w:pPr>
              <w:rPr>
                <w:b/>
                <w:bCs/>
                <w:color w:val="000000"/>
                <w:sz w:val="22"/>
                <w:lang w:eastAsia="lv-LV"/>
              </w:rPr>
            </w:pPr>
            <w:proofErr w:type="spellStart"/>
            <w:r w:rsidRPr="00AA39C8">
              <w:rPr>
                <w:b/>
                <w:bCs/>
                <w:color w:val="000000"/>
                <w:sz w:val="22"/>
                <w:szCs w:val="22"/>
                <w:lang w:eastAsia="lv-LV"/>
              </w:rPr>
              <w:t>Apraksts</w:t>
            </w:r>
            <w:proofErr w:type="spellEnd"/>
          </w:p>
        </w:tc>
      </w:tr>
      <w:tr w:rsidR="00714C06" w:rsidRPr="00AA39C8" w14:paraId="689E69FD" w14:textId="77777777" w:rsidTr="00DC5C13">
        <w:trPr>
          <w:trHeight w:val="300"/>
        </w:trPr>
        <w:tc>
          <w:tcPr>
            <w:tcW w:w="436" w:type="dxa"/>
            <w:tcBorders>
              <w:top w:val="nil"/>
              <w:left w:val="nil"/>
              <w:bottom w:val="nil"/>
              <w:right w:val="nil"/>
            </w:tcBorders>
            <w:shd w:val="clear" w:color="auto" w:fill="auto"/>
            <w:noWrap/>
            <w:hideMark/>
          </w:tcPr>
          <w:p w14:paraId="2DA2A503" w14:textId="77777777" w:rsidR="00714C06" w:rsidRPr="00AA39C8" w:rsidRDefault="00714C06" w:rsidP="00DC5C13">
            <w:pPr>
              <w:rPr>
                <w:color w:val="000000"/>
                <w:sz w:val="22"/>
                <w:lang w:eastAsia="lv-LV"/>
              </w:rPr>
            </w:pPr>
          </w:p>
        </w:tc>
        <w:tc>
          <w:tcPr>
            <w:tcW w:w="9502" w:type="dxa"/>
            <w:gridSpan w:val="2"/>
            <w:tcBorders>
              <w:top w:val="nil"/>
              <w:left w:val="nil"/>
              <w:bottom w:val="nil"/>
              <w:right w:val="nil"/>
            </w:tcBorders>
            <w:shd w:val="clear" w:color="auto" w:fill="D9D9D9"/>
            <w:noWrap/>
            <w:hideMark/>
          </w:tcPr>
          <w:p w14:paraId="53A12893" w14:textId="77777777" w:rsidR="00714C06" w:rsidRPr="00AA39C8" w:rsidRDefault="00714C06" w:rsidP="00DC5C13">
            <w:pPr>
              <w:jc w:val="center"/>
              <w:rPr>
                <w:sz w:val="22"/>
                <w:lang w:eastAsia="lv-LV"/>
              </w:rPr>
            </w:pPr>
            <w:proofErr w:type="spellStart"/>
            <w:r w:rsidRPr="00AA39C8">
              <w:rPr>
                <w:sz w:val="22"/>
                <w:szCs w:val="22"/>
                <w:lang w:eastAsia="lv-LV"/>
              </w:rPr>
              <w:t>Standarta</w:t>
            </w:r>
            <w:proofErr w:type="spellEnd"/>
            <w:r w:rsidRPr="00AA39C8">
              <w:rPr>
                <w:sz w:val="22"/>
                <w:szCs w:val="22"/>
                <w:lang w:eastAsia="lv-LV"/>
              </w:rPr>
              <w:t xml:space="preserve"> </w:t>
            </w:r>
            <w:proofErr w:type="spellStart"/>
            <w:r w:rsidRPr="00AA39C8">
              <w:rPr>
                <w:sz w:val="22"/>
                <w:szCs w:val="22"/>
                <w:lang w:eastAsia="lv-LV"/>
              </w:rPr>
              <w:t>pakalpojumu</w:t>
            </w:r>
            <w:proofErr w:type="spellEnd"/>
            <w:r w:rsidRPr="00AA39C8">
              <w:rPr>
                <w:sz w:val="22"/>
                <w:szCs w:val="22"/>
                <w:lang w:eastAsia="lv-LV"/>
              </w:rPr>
              <w:t xml:space="preserve"> </w:t>
            </w:r>
            <w:proofErr w:type="spellStart"/>
            <w:r w:rsidRPr="00AA39C8">
              <w:rPr>
                <w:sz w:val="22"/>
                <w:szCs w:val="22"/>
                <w:lang w:eastAsia="lv-LV"/>
              </w:rPr>
              <w:t>paka</w:t>
            </w:r>
            <w:proofErr w:type="spellEnd"/>
          </w:p>
        </w:tc>
      </w:tr>
      <w:tr w:rsidR="00714C06" w:rsidRPr="00AA39C8" w14:paraId="6A92DBD6" w14:textId="77777777" w:rsidTr="00DC5C13">
        <w:trPr>
          <w:trHeight w:val="300"/>
        </w:trPr>
        <w:tc>
          <w:tcPr>
            <w:tcW w:w="436" w:type="dxa"/>
            <w:tcBorders>
              <w:top w:val="nil"/>
              <w:left w:val="nil"/>
              <w:bottom w:val="nil"/>
              <w:right w:val="nil"/>
            </w:tcBorders>
            <w:shd w:val="clear" w:color="auto" w:fill="auto"/>
            <w:noWrap/>
            <w:hideMark/>
          </w:tcPr>
          <w:p w14:paraId="2054FFE7" w14:textId="77777777" w:rsidR="00714C06" w:rsidRPr="00AA39C8" w:rsidRDefault="00714C06" w:rsidP="00DC5C13">
            <w:pPr>
              <w:rPr>
                <w:color w:val="000000"/>
                <w:sz w:val="22"/>
                <w:lang w:eastAsia="lv-LV"/>
              </w:rPr>
            </w:pPr>
          </w:p>
        </w:tc>
        <w:tc>
          <w:tcPr>
            <w:tcW w:w="9502" w:type="dxa"/>
            <w:gridSpan w:val="2"/>
            <w:tcBorders>
              <w:top w:val="nil"/>
              <w:left w:val="nil"/>
              <w:bottom w:val="single" w:sz="4" w:space="0" w:color="auto"/>
              <w:right w:val="nil"/>
            </w:tcBorders>
            <w:shd w:val="clear" w:color="auto" w:fill="D9D9D9"/>
            <w:noWrap/>
            <w:hideMark/>
          </w:tcPr>
          <w:p w14:paraId="77EA1775" w14:textId="77777777" w:rsidR="00714C06" w:rsidRPr="00AA39C8" w:rsidRDefault="00714C06" w:rsidP="00DC5C13">
            <w:pPr>
              <w:jc w:val="center"/>
              <w:rPr>
                <w:b/>
                <w:sz w:val="22"/>
                <w:lang w:eastAsia="lv-LV"/>
              </w:rPr>
            </w:pPr>
          </w:p>
        </w:tc>
      </w:tr>
      <w:tr w:rsidR="00714C06" w:rsidRPr="00AA39C8" w14:paraId="539E5321" w14:textId="77777777" w:rsidTr="00DC5C13">
        <w:trPr>
          <w:trHeight w:val="300"/>
        </w:trPr>
        <w:tc>
          <w:tcPr>
            <w:tcW w:w="436" w:type="dxa"/>
            <w:tcBorders>
              <w:top w:val="nil"/>
              <w:left w:val="nil"/>
              <w:bottom w:val="nil"/>
              <w:right w:val="nil"/>
            </w:tcBorders>
            <w:shd w:val="clear" w:color="auto" w:fill="auto"/>
            <w:noWrap/>
            <w:hideMark/>
          </w:tcPr>
          <w:p w14:paraId="1F089628" w14:textId="77777777" w:rsidR="00714C06" w:rsidRPr="00AA39C8" w:rsidRDefault="00714C06" w:rsidP="00DC5C13">
            <w:pPr>
              <w:jc w:val="right"/>
              <w:rPr>
                <w:color w:val="000000"/>
                <w:sz w:val="22"/>
                <w:lang w:eastAsia="lv-LV"/>
              </w:rPr>
            </w:pPr>
            <w:r w:rsidRPr="00AA39C8">
              <w:rPr>
                <w:color w:val="000000"/>
                <w:sz w:val="22"/>
                <w:szCs w:val="22"/>
                <w:lang w:eastAsia="lv-LV"/>
              </w:rPr>
              <w:t>1</w:t>
            </w:r>
          </w:p>
        </w:tc>
        <w:tc>
          <w:tcPr>
            <w:tcW w:w="2414" w:type="dxa"/>
            <w:tcBorders>
              <w:top w:val="nil"/>
              <w:left w:val="single" w:sz="4" w:space="0" w:color="auto"/>
              <w:bottom w:val="single" w:sz="4" w:space="0" w:color="auto"/>
              <w:right w:val="single" w:sz="4" w:space="0" w:color="auto"/>
            </w:tcBorders>
            <w:shd w:val="clear" w:color="auto" w:fill="auto"/>
            <w:noWrap/>
            <w:hideMark/>
          </w:tcPr>
          <w:p w14:paraId="27754836" w14:textId="77777777" w:rsidR="00714C06" w:rsidRPr="00AA39C8" w:rsidRDefault="00714C06" w:rsidP="00DC5C13">
            <w:pPr>
              <w:rPr>
                <w:b/>
                <w:bCs/>
                <w:color w:val="000000"/>
                <w:sz w:val="22"/>
                <w:lang w:eastAsia="lv-LV"/>
              </w:rPr>
            </w:pPr>
            <w:proofErr w:type="spellStart"/>
            <w:r w:rsidRPr="00AA39C8">
              <w:rPr>
                <w:b/>
                <w:bCs/>
                <w:color w:val="000000"/>
                <w:sz w:val="22"/>
                <w:szCs w:val="22"/>
                <w:lang w:eastAsia="lv-LV"/>
              </w:rPr>
              <w:t>Konsultācijas</w:t>
            </w:r>
            <w:proofErr w:type="spellEnd"/>
            <w:r w:rsidRPr="00AA39C8">
              <w:rPr>
                <w:b/>
                <w:bCs/>
                <w:color w:val="000000"/>
                <w:sz w:val="22"/>
                <w:szCs w:val="22"/>
                <w:lang w:eastAsia="lv-LV"/>
              </w:rPr>
              <w:t xml:space="preserve"> pa </w:t>
            </w:r>
            <w:proofErr w:type="spellStart"/>
            <w:r w:rsidRPr="00AA39C8">
              <w:rPr>
                <w:b/>
                <w:bCs/>
                <w:color w:val="000000"/>
                <w:sz w:val="22"/>
                <w:szCs w:val="22"/>
                <w:lang w:eastAsia="lv-LV"/>
              </w:rPr>
              <w:t>telefonu</w:t>
            </w:r>
            <w:proofErr w:type="spellEnd"/>
          </w:p>
        </w:tc>
        <w:tc>
          <w:tcPr>
            <w:tcW w:w="7088" w:type="dxa"/>
            <w:tcBorders>
              <w:top w:val="nil"/>
              <w:left w:val="nil"/>
              <w:bottom w:val="single" w:sz="4" w:space="0" w:color="auto"/>
              <w:right w:val="single" w:sz="4" w:space="0" w:color="auto"/>
            </w:tcBorders>
            <w:shd w:val="clear" w:color="auto" w:fill="auto"/>
            <w:noWrap/>
            <w:hideMark/>
          </w:tcPr>
          <w:p w14:paraId="596004A0" w14:textId="77777777" w:rsidR="00714C06" w:rsidRPr="00AA39C8" w:rsidRDefault="00714C06" w:rsidP="00DC5C13">
            <w:pPr>
              <w:rPr>
                <w:color w:val="000000"/>
                <w:sz w:val="22"/>
                <w:lang w:eastAsia="lv-LV"/>
              </w:rPr>
            </w:pPr>
            <w:proofErr w:type="spellStart"/>
            <w:r w:rsidRPr="00AA39C8">
              <w:rPr>
                <w:color w:val="000000"/>
                <w:sz w:val="22"/>
                <w:szCs w:val="22"/>
                <w:lang w:eastAsia="lv-LV"/>
              </w:rPr>
              <w:t>Darba</w:t>
            </w:r>
            <w:proofErr w:type="spellEnd"/>
            <w:r w:rsidRPr="00AA39C8">
              <w:rPr>
                <w:color w:val="000000"/>
                <w:sz w:val="22"/>
                <w:szCs w:val="22"/>
                <w:lang w:eastAsia="lv-LV"/>
              </w:rPr>
              <w:t xml:space="preserve"> </w:t>
            </w:r>
            <w:proofErr w:type="spellStart"/>
            <w:r w:rsidRPr="00AA39C8">
              <w:rPr>
                <w:color w:val="000000"/>
                <w:sz w:val="22"/>
                <w:szCs w:val="22"/>
                <w:lang w:eastAsia="lv-LV"/>
              </w:rPr>
              <w:t>uzdevuma</w:t>
            </w:r>
            <w:proofErr w:type="spellEnd"/>
            <w:r w:rsidRPr="00AA39C8">
              <w:rPr>
                <w:color w:val="000000"/>
                <w:sz w:val="22"/>
                <w:szCs w:val="22"/>
                <w:lang w:eastAsia="lv-LV"/>
              </w:rPr>
              <w:t xml:space="preserve"> </w:t>
            </w:r>
            <w:proofErr w:type="spellStart"/>
            <w:r w:rsidRPr="00AA39C8">
              <w:rPr>
                <w:color w:val="000000"/>
                <w:sz w:val="22"/>
                <w:szCs w:val="22"/>
                <w:lang w:eastAsia="lv-LV"/>
              </w:rPr>
              <w:t>pieteikšana</w:t>
            </w:r>
            <w:proofErr w:type="spellEnd"/>
            <w:r w:rsidRPr="00AA39C8">
              <w:rPr>
                <w:color w:val="000000"/>
                <w:sz w:val="22"/>
                <w:szCs w:val="22"/>
                <w:lang w:eastAsia="lv-LV"/>
              </w:rPr>
              <w:t xml:space="preserve">, </w:t>
            </w:r>
            <w:proofErr w:type="spellStart"/>
            <w:r w:rsidRPr="00AA39C8">
              <w:rPr>
                <w:color w:val="000000"/>
                <w:sz w:val="22"/>
                <w:szCs w:val="22"/>
                <w:lang w:eastAsia="lv-LV"/>
              </w:rPr>
              <w:t>reģistrēšana</w:t>
            </w:r>
            <w:proofErr w:type="spellEnd"/>
            <w:r w:rsidRPr="00AA39C8">
              <w:rPr>
                <w:color w:val="000000"/>
                <w:sz w:val="22"/>
                <w:szCs w:val="22"/>
                <w:lang w:eastAsia="lv-LV"/>
              </w:rPr>
              <w:t xml:space="preserve"> un </w:t>
            </w:r>
            <w:proofErr w:type="spellStart"/>
            <w:r w:rsidRPr="00AA39C8">
              <w:rPr>
                <w:color w:val="000000"/>
                <w:sz w:val="22"/>
                <w:szCs w:val="22"/>
                <w:lang w:eastAsia="lv-LV"/>
              </w:rPr>
              <w:t>risināšana</w:t>
            </w:r>
            <w:proofErr w:type="spellEnd"/>
            <w:r w:rsidRPr="00AA39C8">
              <w:rPr>
                <w:color w:val="000000"/>
                <w:sz w:val="22"/>
                <w:szCs w:val="22"/>
                <w:lang w:eastAsia="lv-LV"/>
              </w:rPr>
              <w:t xml:space="preserve"> pa </w:t>
            </w:r>
            <w:proofErr w:type="spellStart"/>
            <w:r w:rsidRPr="00AA39C8">
              <w:rPr>
                <w:color w:val="000000"/>
                <w:sz w:val="22"/>
                <w:szCs w:val="22"/>
                <w:lang w:eastAsia="lv-LV"/>
              </w:rPr>
              <w:t>telefonu</w:t>
            </w:r>
            <w:proofErr w:type="spellEnd"/>
            <w:r w:rsidRPr="00AA39C8">
              <w:rPr>
                <w:color w:val="000000"/>
                <w:sz w:val="22"/>
                <w:szCs w:val="22"/>
                <w:lang w:eastAsia="lv-LV"/>
              </w:rPr>
              <w:t>.</w:t>
            </w:r>
          </w:p>
        </w:tc>
      </w:tr>
      <w:tr w:rsidR="00714C06" w:rsidRPr="00AA39C8" w14:paraId="11848A13" w14:textId="77777777" w:rsidTr="00DC5C13">
        <w:trPr>
          <w:trHeight w:val="1200"/>
        </w:trPr>
        <w:tc>
          <w:tcPr>
            <w:tcW w:w="436" w:type="dxa"/>
            <w:tcBorders>
              <w:top w:val="nil"/>
              <w:left w:val="nil"/>
              <w:bottom w:val="nil"/>
              <w:right w:val="nil"/>
            </w:tcBorders>
            <w:shd w:val="clear" w:color="auto" w:fill="auto"/>
            <w:noWrap/>
            <w:hideMark/>
          </w:tcPr>
          <w:p w14:paraId="7BE7ED21" w14:textId="77777777" w:rsidR="00714C06" w:rsidRPr="00AA39C8" w:rsidRDefault="00714C06" w:rsidP="00DC5C13">
            <w:pPr>
              <w:jc w:val="right"/>
              <w:rPr>
                <w:color w:val="000000"/>
                <w:sz w:val="22"/>
                <w:lang w:eastAsia="lv-LV"/>
              </w:rPr>
            </w:pPr>
            <w:r w:rsidRPr="00AA39C8">
              <w:rPr>
                <w:color w:val="000000"/>
                <w:sz w:val="22"/>
                <w:szCs w:val="22"/>
                <w:lang w:eastAsia="lv-LV"/>
              </w:rPr>
              <w:t>2</w:t>
            </w:r>
          </w:p>
        </w:tc>
        <w:tc>
          <w:tcPr>
            <w:tcW w:w="2414" w:type="dxa"/>
            <w:tcBorders>
              <w:top w:val="nil"/>
              <w:left w:val="single" w:sz="4" w:space="0" w:color="auto"/>
              <w:bottom w:val="single" w:sz="4" w:space="0" w:color="auto"/>
              <w:right w:val="single" w:sz="4" w:space="0" w:color="auto"/>
            </w:tcBorders>
            <w:shd w:val="clear" w:color="auto" w:fill="auto"/>
            <w:hideMark/>
          </w:tcPr>
          <w:p w14:paraId="0B810A85" w14:textId="77777777" w:rsidR="00714C06" w:rsidRPr="00AA39C8" w:rsidRDefault="00714C06" w:rsidP="00DC5C13">
            <w:pPr>
              <w:rPr>
                <w:b/>
                <w:bCs/>
                <w:color w:val="000000"/>
                <w:sz w:val="22"/>
                <w:lang w:eastAsia="lv-LV"/>
              </w:rPr>
            </w:pPr>
            <w:proofErr w:type="spellStart"/>
            <w:r w:rsidRPr="00AA39C8">
              <w:rPr>
                <w:b/>
                <w:bCs/>
                <w:color w:val="000000"/>
                <w:sz w:val="22"/>
                <w:szCs w:val="22"/>
                <w:lang w:eastAsia="lv-LV"/>
              </w:rPr>
              <w:t>Attālinātā</w:t>
            </w:r>
            <w:proofErr w:type="spellEnd"/>
            <w:r w:rsidRPr="00AA39C8">
              <w:rPr>
                <w:b/>
                <w:bCs/>
                <w:color w:val="000000"/>
                <w:sz w:val="22"/>
                <w:szCs w:val="22"/>
                <w:lang w:eastAsia="lv-LV"/>
              </w:rPr>
              <w:t xml:space="preserve"> </w:t>
            </w:r>
            <w:proofErr w:type="spellStart"/>
            <w:r w:rsidRPr="00AA39C8">
              <w:rPr>
                <w:b/>
                <w:bCs/>
                <w:color w:val="000000"/>
                <w:sz w:val="22"/>
                <w:szCs w:val="22"/>
                <w:lang w:eastAsia="lv-LV"/>
              </w:rPr>
              <w:t>pieslēgšanās</w:t>
            </w:r>
            <w:proofErr w:type="spellEnd"/>
          </w:p>
        </w:tc>
        <w:tc>
          <w:tcPr>
            <w:tcW w:w="7088" w:type="dxa"/>
            <w:tcBorders>
              <w:top w:val="nil"/>
              <w:left w:val="nil"/>
              <w:bottom w:val="single" w:sz="4" w:space="0" w:color="auto"/>
              <w:right w:val="single" w:sz="4" w:space="0" w:color="auto"/>
            </w:tcBorders>
            <w:shd w:val="clear" w:color="auto" w:fill="auto"/>
            <w:hideMark/>
          </w:tcPr>
          <w:p w14:paraId="707D49C9" w14:textId="77777777" w:rsidR="00714C06" w:rsidRPr="00AA39C8" w:rsidRDefault="00714C06" w:rsidP="00DC5C13">
            <w:pPr>
              <w:rPr>
                <w:color w:val="000000"/>
                <w:sz w:val="22"/>
                <w:lang w:eastAsia="lv-LV"/>
              </w:rPr>
            </w:pPr>
            <w:proofErr w:type="spellStart"/>
            <w:r w:rsidRPr="00AA39C8">
              <w:rPr>
                <w:color w:val="000000"/>
                <w:sz w:val="22"/>
                <w:szCs w:val="22"/>
                <w:lang w:eastAsia="lv-LV"/>
              </w:rPr>
              <w:t>Pieslēgšanās</w:t>
            </w:r>
            <w:proofErr w:type="spellEnd"/>
            <w:r w:rsidRPr="00AA39C8">
              <w:rPr>
                <w:color w:val="000000"/>
                <w:sz w:val="22"/>
                <w:szCs w:val="22"/>
                <w:lang w:eastAsia="lv-LV"/>
              </w:rPr>
              <w:t xml:space="preserve"> </w:t>
            </w:r>
            <w:proofErr w:type="spellStart"/>
            <w:r w:rsidRPr="00AA39C8">
              <w:rPr>
                <w:color w:val="000000"/>
                <w:sz w:val="22"/>
                <w:szCs w:val="22"/>
                <w:lang w:eastAsia="lv-LV"/>
              </w:rPr>
              <w:t>datoram</w:t>
            </w:r>
            <w:proofErr w:type="spellEnd"/>
            <w:r w:rsidRPr="00AA39C8">
              <w:rPr>
                <w:color w:val="000000"/>
                <w:sz w:val="22"/>
                <w:szCs w:val="22"/>
                <w:lang w:eastAsia="lv-LV"/>
              </w:rPr>
              <w:t xml:space="preserve"> </w:t>
            </w:r>
            <w:proofErr w:type="spellStart"/>
            <w:r w:rsidRPr="00AA39C8">
              <w:rPr>
                <w:color w:val="000000"/>
                <w:sz w:val="22"/>
                <w:szCs w:val="22"/>
                <w:lang w:eastAsia="lv-LV"/>
              </w:rPr>
              <w:t>attālināti</w:t>
            </w:r>
            <w:proofErr w:type="spellEnd"/>
            <w:r w:rsidRPr="00AA39C8">
              <w:rPr>
                <w:color w:val="000000"/>
                <w:sz w:val="22"/>
                <w:szCs w:val="22"/>
                <w:lang w:eastAsia="lv-LV"/>
              </w:rPr>
              <w:t xml:space="preserve">, </w:t>
            </w:r>
            <w:proofErr w:type="spellStart"/>
            <w:r w:rsidRPr="00AA39C8">
              <w:rPr>
                <w:color w:val="000000"/>
                <w:sz w:val="22"/>
                <w:szCs w:val="22"/>
                <w:lang w:eastAsia="lv-LV"/>
              </w:rPr>
              <w:t>klienta</w:t>
            </w:r>
            <w:proofErr w:type="spellEnd"/>
            <w:r w:rsidRPr="00AA39C8">
              <w:rPr>
                <w:color w:val="000000"/>
                <w:sz w:val="22"/>
                <w:szCs w:val="22"/>
                <w:lang w:eastAsia="lv-LV"/>
              </w:rPr>
              <w:t xml:space="preserve"> </w:t>
            </w:r>
            <w:proofErr w:type="spellStart"/>
            <w:r w:rsidRPr="00AA39C8">
              <w:rPr>
                <w:color w:val="000000"/>
                <w:sz w:val="22"/>
                <w:szCs w:val="22"/>
                <w:lang w:eastAsia="lv-LV"/>
              </w:rPr>
              <w:t>pieteikuma</w:t>
            </w:r>
            <w:proofErr w:type="spellEnd"/>
            <w:r w:rsidRPr="00AA39C8">
              <w:rPr>
                <w:color w:val="000000"/>
                <w:sz w:val="22"/>
                <w:szCs w:val="22"/>
                <w:lang w:eastAsia="lv-LV"/>
              </w:rPr>
              <w:t xml:space="preserve"> </w:t>
            </w:r>
            <w:proofErr w:type="spellStart"/>
            <w:r w:rsidRPr="00AA39C8">
              <w:rPr>
                <w:color w:val="000000"/>
                <w:sz w:val="22"/>
                <w:szCs w:val="22"/>
                <w:lang w:eastAsia="lv-LV"/>
              </w:rPr>
              <w:t>risināšana</w:t>
            </w:r>
            <w:proofErr w:type="spellEnd"/>
            <w:r w:rsidRPr="00AA39C8">
              <w:rPr>
                <w:color w:val="000000"/>
                <w:sz w:val="22"/>
                <w:szCs w:val="22"/>
                <w:lang w:eastAsia="lv-LV"/>
              </w:rPr>
              <w:t xml:space="preserve"> </w:t>
            </w:r>
            <w:proofErr w:type="spellStart"/>
            <w:r w:rsidRPr="00AA39C8">
              <w:rPr>
                <w:color w:val="000000"/>
                <w:sz w:val="22"/>
                <w:szCs w:val="22"/>
                <w:lang w:eastAsia="lv-LV"/>
              </w:rPr>
              <w:t>neizbraucot</w:t>
            </w:r>
            <w:proofErr w:type="spellEnd"/>
            <w:r w:rsidRPr="00AA39C8">
              <w:rPr>
                <w:color w:val="000000"/>
                <w:sz w:val="22"/>
                <w:szCs w:val="22"/>
                <w:lang w:eastAsia="lv-LV"/>
              </w:rPr>
              <w:t xml:space="preserve"> pie </w:t>
            </w:r>
            <w:proofErr w:type="spellStart"/>
            <w:r w:rsidRPr="00AA39C8">
              <w:rPr>
                <w:color w:val="000000"/>
                <w:sz w:val="22"/>
                <w:szCs w:val="22"/>
                <w:lang w:eastAsia="lv-LV"/>
              </w:rPr>
              <w:t>klienta</w:t>
            </w:r>
            <w:proofErr w:type="spellEnd"/>
            <w:r w:rsidRPr="00AA39C8">
              <w:rPr>
                <w:color w:val="000000"/>
                <w:sz w:val="22"/>
                <w:szCs w:val="22"/>
                <w:lang w:eastAsia="lv-LV"/>
              </w:rPr>
              <w:t xml:space="preserve">. </w:t>
            </w:r>
            <w:proofErr w:type="spellStart"/>
            <w:r w:rsidRPr="00AA39C8">
              <w:rPr>
                <w:color w:val="000000"/>
                <w:sz w:val="22"/>
                <w:szCs w:val="22"/>
                <w:lang w:eastAsia="lv-LV"/>
              </w:rPr>
              <w:t>Pakalpojums</w:t>
            </w:r>
            <w:proofErr w:type="spellEnd"/>
            <w:r w:rsidRPr="00AA39C8">
              <w:rPr>
                <w:color w:val="000000"/>
                <w:sz w:val="22"/>
                <w:szCs w:val="22"/>
                <w:lang w:eastAsia="lv-LV"/>
              </w:rPr>
              <w:t xml:space="preserve"> </w:t>
            </w:r>
            <w:proofErr w:type="spellStart"/>
            <w:r w:rsidRPr="00AA39C8">
              <w:rPr>
                <w:color w:val="000000"/>
                <w:sz w:val="22"/>
                <w:szCs w:val="22"/>
                <w:lang w:eastAsia="lv-LV"/>
              </w:rPr>
              <w:t>tiek</w:t>
            </w:r>
            <w:proofErr w:type="spellEnd"/>
            <w:r w:rsidRPr="00AA39C8">
              <w:rPr>
                <w:color w:val="000000"/>
                <w:sz w:val="22"/>
                <w:szCs w:val="22"/>
                <w:lang w:eastAsia="lv-LV"/>
              </w:rPr>
              <w:t xml:space="preserve"> </w:t>
            </w:r>
            <w:proofErr w:type="spellStart"/>
            <w:r w:rsidRPr="00AA39C8">
              <w:rPr>
                <w:color w:val="000000"/>
                <w:sz w:val="22"/>
                <w:szCs w:val="22"/>
                <w:lang w:eastAsia="lv-LV"/>
              </w:rPr>
              <w:t>nodrošināts</w:t>
            </w:r>
            <w:proofErr w:type="spellEnd"/>
            <w:r w:rsidRPr="00AA39C8">
              <w:rPr>
                <w:color w:val="000000"/>
                <w:sz w:val="22"/>
                <w:szCs w:val="22"/>
                <w:lang w:eastAsia="lv-LV"/>
              </w:rPr>
              <w:t xml:space="preserve"> </w:t>
            </w:r>
            <w:proofErr w:type="spellStart"/>
            <w:r w:rsidRPr="00AA39C8">
              <w:rPr>
                <w:color w:val="000000"/>
                <w:sz w:val="22"/>
                <w:szCs w:val="22"/>
                <w:lang w:eastAsia="lv-LV"/>
              </w:rPr>
              <w:t>datoriem</w:t>
            </w:r>
            <w:proofErr w:type="spellEnd"/>
            <w:r w:rsidRPr="00AA39C8">
              <w:rPr>
                <w:color w:val="000000"/>
                <w:sz w:val="22"/>
                <w:szCs w:val="22"/>
                <w:lang w:eastAsia="lv-LV"/>
              </w:rPr>
              <w:t xml:space="preserve"> </w:t>
            </w:r>
            <w:proofErr w:type="spellStart"/>
            <w:r w:rsidRPr="00AA39C8">
              <w:rPr>
                <w:color w:val="000000"/>
                <w:sz w:val="22"/>
                <w:szCs w:val="22"/>
                <w:lang w:eastAsia="lv-LV"/>
              </w:rPr>
              <w:t>kam</w:t>
            </w:r>
            <w:proofErr w:type="spellEnd"/>
            <w:r w:rsidRPr="00AA39C8">
              <w:rPr>
                <w:color w:val="000000"/>
                <w:sz w:val="22"/>
                <w:szCs w:val="22"/>
                <w:lang w:eastAsia="lv-LV"/>
              </w:rPr>
              <w:t xml:space="preserve"> </w:t>
            </w:r>
            <w:proofErr w:type="spellStart"/>
            <w:r w:rsidRPr="00AA39C8">
              <w:rPr>
                <w:color w:val="000000"/>
                <w:sz w:val="22"/>
                <w:szCs w:val="22"/>
                <w:lang w:eastAsia="lv-LV"/>
              </w:rPr>
              <w:t>veikta</w:t>
            </w:r>
            <w:proofErr w:type="spellEnd"/>
            <w:r w:rsidRPr="00AA39C8">
              <w:rPr>
                <w:color w:val="000000"/>
                <w:sz w:val="22"/>
                <w:szCs w:val="22"/>
                <w:lang w:eastAsia="lv-LV"/>
              </w:rPr>
              <w:t xml:space="preserve"> </w:t>
            </w:r>
            <w:proofErr w:type="spellStart"/>
            <w:r w:rsidRPr="00AA39C8">
              <w:rPr>
                <w:color w:val="000000"/>
                <w:sz w:val="22"/>
                <w:szCs w:val="22"/>
                <w:lang w:eastAsia="lv-LV"/>
              </w:rPr>
              <w:t>nepieciešamā</w:t>
            </w:r>
            <w:proofErr w:type="spellEnd"/>
            <w:r w:rsidRPr="00AA39C8">
              <w:rPr>
                <w:color w:val="000000"/>
                <w:sz w:val="22"/>
                <w:szCs w:val="22"/>
                <w:lang w:eastAsia="lv-LV"/>
              </w:rPr>
              <w:t xml:space="preserve"> </w:t>
            </w:r>
            <w:proofErr w:type="spellStart"/>
            <w:r w:rsidRPr="00AA39C8">
              <w:rPr>
                <w:color w:val="000000"/>
                <w:sz w:val="22"/>
                <w:szCs w:val="22"/>
                <w:lang w:eastAsia="lv-LV"/>
              </w:rPr>
              <w:t>konfigurēšana</w:t>
            </w:r>
            <w:proofErr w:type="spellEnd"/>
            <w:r w:rsidRPr="00AA39C8">
              <w:rPr>
                <w:color w:val="000000"/>
                <w:sz w:val="22"/>
                <w:szCs w:val="22"/>
                <w:lang w:eastAsia="lv-LV"/>
              </w:rPr>
              <w:t xml:space="preserve"> no </w:t>
            </w:r>
            <w:proofErr w:type="spellStart"/>
            <w:r w:rsidRPr="00AA39C8">
              <w:rPr>
                <w:color w:val="000000"/>
                <w:sz w:val="22"/>
                <w:szCs w:val="22"/>
                <w:lang w:eastAsia="lv-LV"/>
              </w:rPr>
              <w:t>Pakalpojumu</w:t>
            </w:r>
            <w:proofErr w:type="spellEnd"/>
            <w:r w:rsidRPr="00AA39C8">
              <w:rPr>
                <w:color w:val="000000"/>
                <w:sz w:val="22"/>
                <w:szCs w:val="22"/>
                <w:lang w:eastAsia="lv-LV"/>
              </w:rPr>
              <w:t xml:space="preserve"> </w:t>
            </w:r>
            <w:proofErr w:type="spellStart"/>
            <w:r w:rsidRPr="00AA39C8">
              <w:rPr>
                <w:color w:val="000000"/>
                <w:sz w:val="22"/>
                <w:szCs w:val="22"/>
                <w:lang w:eastAsia="lv-LV"/>
              </w:rPr>
              <w:t>sniedzēja</w:t>
            </w:r>
            <w:proofErr w:type="spellEnd"/>
            <w:r w:rsidRPr="00AA39C8">
              <w:rPr>
                <w:color w:val="000000"/>
                <w:sz w:val="22"/>
                <w:szCs w:val="22"/>
                <w:lang w:eastAsia="lv-LV"/>
              </w:rPr>
              <w:t xml:space="preserve"> </w:t>
            </w:r>
            <w:proofErr w:type="spellStart"/>
            <w:r w:rsidRPr="00AA39C8">
              <w:rPr>
                <w:color w:val="000000"/>
                <w:sz w:val="22"/>
                <w:szCs w:val="22"/>
                <w:lang w:eastAsia="lv-LV"/>
              </w:rPr>
              <w:t>puses</w:t>
            </w:r>
            <w:proofErr w:type="spellEnd"/>
            <w:r w:rsidRPr="00AA39C8">
              <w:rPr>
                <w:color w:val="000000"/>
                <w:sz w:val="22"/>
                <w:szCs w:val="22"/>
                <w:lang w:eastAsia="lv-LV"/>
              </w:rPr>
              <w:t xml:space="preserve">. </w:t>
            </w:r>
            <w:proofErr w:type="spellStart"/>
            <w:r w:rsidRPr="00AA39C8">
              <w:rPr>
                <w:color w:val="000000"/>
                <w:sz w:val="22"/>
                <w:szCs w:val="22"/>
                <w:lang w:eastAsia="lv-LV"/>
              </w:rPr>
              <w:t>Citiem</w:t>
            </w:r>
            <w:proofErr w:type="spellEnd"/>
            <w:r w:rsidRPr="00AA39C8">
              <w:rPr>
                <w:color w:val="000000"/>
                <w:sz w:val="22"/>
                <w:szCs w:val="22"/>
                <w:lang w:eastAsia="lv-LV"/>
              </w:rPr>
              <w:t xml:space="preserve"> </w:t>
            </w:r>
            <w:proofErr w:type="spellStart"/>
            <w:r w:rsidRPr="00AA39C8">
              <w:rPr>
                <w:color w:val="000000"/>
                <w:sz w:val="22"/>
                <w:szCs w:val="22"/>
                <w:lang w:eastAsia="lv-LV"/>
              </w:rPr>
              <w:t>datoriem</w:t>
            </w:r>
            <w:proofErr w:type="spellEnd"/>
            <w:r w:rsidRPr="00AA39C8">
              <w:rPr>
                <w:color w:val="000000"/>
                <w:sz w:val="22"/>
                <w:szCs w:val="22"/>
                <w:lang w:eastAsia="lv-LV"/>
              </w:rPr>
              <w:t xml:space="preserve"> </w:t>
            </w:r>
            <w:proofErr w:type="spellStart"/>
            <w:r w:rsidRPr="00AA39C8">
              <w:rPr>
                <w:color w:val="000000"/>
                <w:sz w:val="22"/>
                <w:szCs w:val="22"/>
                <w:lang w:eastAsia="lv-LV"/>
              </w:rPr>
              <w:t>šo</w:t>
            </w:r>
            <w:proofErr w:type="spellEnd"/>
            <w:r w:rsidRPr="00AA39C8">
              <w:rPr>
                <w:color w:val="000000"/>
                <w:sz w:val="22"/>
                <w:szCs w:val="22"/>
                <w:lang w:eastAsia="lv-LV"/>
              </w:rPr>
              <w:t xml:space="preserve"> </w:t>
            </w:r>
            <w:proofErr w:type="spellStart"/>
            <w:r w:rsidRPr="00AA39C8">
              <w:rPr>
                <w:color w:val="000000"/>
                <w:sz w:val="22"/>
                <w:szCs w:val="22"/>
                <w:lang w:eastAsia="lv-LV"/>
              </w:rPr>
              <w:t>pakalpojumu</w:t>
            </w:r>
            <w:proofErr w:type="spellEnd"/>
            <w:r w:rsidRPr="00AA39C8">
              <w:rPr>
                <w:color w:val="000000"/>
                <w:sz w:val="22"/>
                <w:szCs w:val="22"/>
                <w:lang w:eastAsia="lv-LV"/>
              </w:rPr>
              <w:t xml:space="preserve"> </w:t>
            </w:r>
            <w:proofErr w:type="spellStart"/>
            <w:r w:rsidRPr="00AA39C8">
              <w:rPr>
                <w:color w:val="000000"/>
                <w:sz w:val="22"/>
                <w:szCs w:val="22"/>
                <w:lang w:eastAsia="lv-LV"/>
              </w:rPr>
              <w:t>nav</w:t>
            </w:r>
            <w:proofErr w:type="spellEnd"/>
            <w:r w:rsidRPr="00AA39C8">
              <w:rPr>
                <w:color w:val="000000"/>
                <w:sz w:val="22"/>
                <w:szCs w:val="22"/>
                <w:lang w:eastAsia="lv-LV"/>
              </w:rPr>
              <w:t xml:space="preserve"> </w:t>
            </w:r>
            <w:proofErr w:type="spellStart"/>
            <w:r w:rsidRPr="00AA39C8">
              <w:rPr>
                <w:color w:val="000000"/>
                <w:sz w:val="22"/>
                <w:szCs w:val="22"/>
                <w:lang w:eastAsia="lv-LV"/>
              </w:rPr>
              <w:t>iespējams</w:t>
            </w:r>
            <w:proofErr w:type="spellEnd"/>
            <w:r w:rsidRPr="00AA39C8">
              <w:rPr>
                <w:color w:val="000000"/>
                <w:sz w:val="22"/>
                <w:szCs w:val="22"/>
                <w:lang w:eastAsia="lv-LV"/>
              </w:rPr>
              <w:t xml:space="preserve"> </w:t>
            </w:r>
            <w:proofErr w:type="spellStart"/>
            <w:r w:rsidRPr="00AA39C8">
              <w:rPr>
                <w:color w:val="000000"/>
                <w:sz w:val="22"/>
                <w:szCs w:val="22"/>
                <w:lang w:eastAsia="lv-LV"/>
              </w:rPr>
              <w:t>garantēt</w:t>
            </w:r>
            <w:proofErr w:type="spellEnd"/>
            <w:r w:rsidRPr="00AA39C8">
              <w:rPr>
                <w:color w:val="000000"/>
                <w:sz w:val="22"/>
                <w:szCs w:val="22"/>
                <w:lang w:eastAsia="lv-LV"/>
              </w:rPr>
              <w:t>.</w:t>
            </w:r>
          </w:p>
        </w:tc>
      </w:tr>
      <w:tr w:rsidR="00714C06" w:rsidRPr="00AA39C8" w14:paraId="44A454DC" w14:textId="77777777" w:rsidTr="00DC5C13">
        <w:trPr>
          <w:trHeight w:val="300"/>
        </w:trPr>
        <w:tc>
          <w:tcPr>
            <w:tcW w:w="436" w:type="dxa"/>
            <w:tcBorders>
              <w:top w:val="nil"/>
              <w:left w:val="nil"/>
              <w:bottom w:val="nil"/>
              <w:right w:val="nil"/>
            </w:tcBorders>
            <w:shd w:val="clear" w:color="auto" w:fill="auto"/>
            <w:noWrap/>
            <w:hideMark/>
          </w:tcPr>
          <w:p w14:paraId="24B1BDAA" w14:textId="77777777" w:rsidR="00714C06" w:rsidRPr="00AA39C8" w:rsidRDefault="00714C06" w:rsidP="00DC5C13">
            <w:pPr>
              <w:jc w:val="right"/>
              <w:rPr>
                <w:color w:val="000000"/>
                <w:sz w:val="22"/>
                <w:lang w:eastAsia="lv-LV"/>
              </w:rPr>
            </w:pPr>
            <w:r w:rsidRPr="00AA39C8">
              <w:rPr>
                <w:color w:val="000000"/>
                <w:sz w:val="22"/>
                <w:szCs w:val="22"/>
                <w:lang w:eastAsia="lv-LV"/>
              </w:rPr>
              <w:t>3</w:t>
            </w:r>
          </w:p>
        </w:tc>
        <w:tc>
          <w:tcPr>
            <w:tcW w:w="2414" w:type="dxa"/>
            <w:tcBorders>
              <w:top w:val="nil"/>
              <w:left w:val="single" w:sz="4" w:space="0" w:color="auto"/>
              <w:bottom w:val="single" w:sz="4" w:space="0" w:color="auto"/>
              <w:right w:val="single" w:sz="4" w:space="0" w:color="auto"/>
            </w:tcBorders>
            <w:shd w:val="clear" w:color="auto" w:fill="auto"/>
            <w:noWrap/>
            <w:hideMark/>
          </w:tcPr>
          <w:p w14:paraId="51C5F687" w14:textId="77777777" w:rsidR="00714C06" w:rsidRPr="00AA39C8" w:rsidRDefault="00714C06" w:rsidP="00DC5C13">
            <w:pPr>
              <w:rPr>
                <w:b/>
                <w:bCs/>
                <w:color w:val="000000"/>
                <w:sz w:val="22"/>
                <w:lang w:eastAsia="lv-LV"/>
              </w:rPr>
            </w:pPr>
            <w:proofErr w:type="spellStart"/>
            <w:r w:rsidRPr="00AA39C8">
              <w:rPr>
                <w:b/>
                <w:bCs/>
                <w:color w:val="000000"/>
                <w:sz w:val="22"/>
                <w:szCs w:val="22"/>
                <w:lang w:eastAsia="lv-LV"/>
              </w:rPr>
              <w:t>Izbraukums</w:t>
            </w:r>
            <w:proofErr w:type="spellEnd"/>
            <w:r w:rsidRPr="00AA39C8">
              <w:rPr>
                <w:b/>
                <w:bCs/>
                <w:color w:val="000000"/>
                <w:sz w:val="22"/>
                <w:szCs w:val="22"/>
                <w:lang w:eastAsia="lv-LV"/>
              </w:rPr>
              <w:t xml:space="preserve"> pie </w:t>
            </w:r>
            <w:proofErr w:type="spellStart"/>
            <w:r w:rsidRPr="00AA39C8">
              <w:rPr>
                <w:b/>
                <w:bCs/>
                <w:color w:val="000000"/>
                <w:sz w:val="22"/>
                <w:szCs w:val="22"/>
                <w:lang w:eastAsia="lv-LV"/>
              </w:rPr>
              <w:t>klienta</w:t>
            </w:r>
            <w:proofErr w:type="spellEnd"/>
          </w:p>
        </w:tc>
        <w:tc>
          <w:tcPr>
            <w:tcW w:w="7088" w:type="dxa"/>
            <w:tcBorders>
              <w:top w:val="nil"/>
              <w:left w:val="nil"/>
              <w:bottom w:val="single" w:sz="4" w:space="0" w:color="auto"/>
              <w:right w:val="single" w:sz="4" w:space="0" w:color="auto"/>
            </w:tcBorders>
            <w:shd w:val="clear" w:color="auto" w:fill="auto"/>
            <w:noWrap/>
            <w:hideMark/>
          </w:tcPr>
          <w:p w14:paraId="328F75BB" w14:textId="77777777" w:rsidR="00714C06" w:rsidRPr="00AA39C8" w:rsidRDefault="00714C06" w:rsidP="005728C1">
            <w:pPr>
              <w:rPr>
                <w:color w:val="000000"/>
                <w:sz w:val="22"/>
                <w:lang w:eastAsia="lv-LV"/>
              </w:rPr>
            </w:pPr>
            <w:proofErr w:type="spellStart"/>
            <w:r w:rsidRPr="00AA39C8">
              <w:rPr>
                <w:color w:val="000000"/>
                <w:sz w:val="22"/>
                <w:szCs w:val="22"/>
                <w:lang w:eastAsia="lv-LV"/>
              </w:rPr>
              <w:t>Izbraukums</w:t>
            </w:r>
            <w:proofErr w:type="spellEnd"/>
            <w:r w:rsidRPr="00AA39C8">
              <w:rPr>
                <w:color w:val="000000"/>
                <w:sz w:val="22"/>
                <w:szCs w:val="22"/>
                <w:lang w:eastAsia="lv-LV"/>
              </w:rPr>
              <w:t xml:space="preserve"> pie </w:t>
            </w:r>
            <w:proofErr w:type="spellStart"/>
            <w:r w:rsidRPr="00AA39C8">
              <w:rPr>
                <w:color w:val="000000"/>
                <w:sz w:val="22"/>
                <w:szCs w:val="22"/>
                <w:lang w:eastAsia="lv-LV"/>
              </w:rPr>
              <w:t>Klienta</w:t>
            </w:r>
            <w:proofErr w:type="spellEnd"/>
            <w:r w:rsidRPr="00AA39C8">
              <w:rPr>
                <w:color w:val="000000"/>
                <w:sz w:val="22"/>
                <w:szCs w:val="22"/>
                <w:lang w:eastAsia="lv-LV"/>
              </w:rPr>
              <w:t xml:space="preserve"> </w:t>
            </w:r>
            <w:del w:id="126" w:author="Viecha" w:date="2016-11-08T01:20:00Z">
              <w:r w:rsidRPr="00AA39C8" w:rsidDel="005728C1">
                <w:rPr>
                  <w:color w:val="000000"/>
                  <w:sz w:val="22"/>
                  <w:szCs w:val="22"/>
                  <w:lang w:eastAsia="lv-LV"/>
                </w:rPr>
                <w:delText xml:space="preserve">nākamajā darba dienā vai </w:delText>
              </w:r>
            </w:del>
            <w:proofErr w:type="spellStart"/>
            <w:r w:rsidRPr="00AA39C8">
              <w:rPr>
                <w:color w:val="000000"/>
                <w:sz w:val="22"/>
                <w:szCs w:val="22"/>
                <w:lang w:eastAsia="lv-LV"/>
              </w:rPr>
              <w:t>pēc</w:t>
            </w:r>
            <w:proofErr w:type="spellEnd"/>
            <w:r w:rsidRPr="00AA39C8">
              <w:rPr>
                <w:color w:val="000000"/>
                <w:sz w:val="22"/>
                <w:szCs w:val="22"/>
                <w:lang w:eastAsia="lv-LV"/>
              </w:rPr>
              <w:t xml:space="preserve"> </w:t>
            </w:r>
            <w:proofErr w:type="spellStart"/>
            <w:r w:rsidRPr="00AA39C8">
              <w:rPr>
                <w:color w:val="000000"/>
                <w:sz w:val="22"/>
                <w:szCs w:val="22"/>
                <w:lang w:eastAsia="lv-LV"/>
              </w:rPr>
              <w:t>vienošanās</w:t>
            </w:r>
            <w:proofErr w:type="spellEnd"/>
            <w:r w:rsidRPr="00AA39C8">
              <w:rPr>
                <w:color w:val="000000"/>
                <w:sz w:val="22"/>
                <w:szCs w:val="22"/>
                <w:lang w:eastAsia="lv-LV"/>
              </w:rPr>
              <w:t>.</w:t>
            </w:r>
          </w:p>
        </w:tc>
      </w:tr>
      <w:tr w:rsidR="00714C06" w:rsidRPr="00AA39C8" w:rsidDel="005728C1" w14:paraId="3B56F66B" w14:textId="77777777" w:rsidTr="00DC5C13">
        <w:trPr>
          <w:trHeight w:val="600"/>
          <w:del w:id="127" w:author="Viecha" w:date="2016-11-08T01:21:00Z"/>
        </w:trPr>
        <w:tc>
          <w:tcPr>
            <w:tcW w:w="436" w:type="dxa"/>
            <w:tcBorders>
              <w:top w:val="nil"/>
              <w:left w:val="nil"/>
              <w:bottom w:val="nil"/>
              <w:right w:val="nil"/>
            </w:tcBorders>
            <w:shd w:val="clear" w:color="auto" w:fill="auto"/>
            <w:noWrap/>
            <w:hideMark/>
          </w:tcPr>
          <w:p w14:paraId="6F585229" w14:textId="77777777" w:rsidR="00714C06" w:rsidRPr="00AA39C8" w:rsidDel="005728C1" w:rsidRDefault="00714C06" w:rsidP="00DC5C13">
            <w:pPr>
              <w:jc w:val="right"/>
              <w:rPr>
                <w:del w:id="128" w:author="Viecha" w:date="2016-11-08T01:21:00Z"/>
                <w:color w:val="000000"/>
                <w:sz w:val="22"/>
                <w:lang w:eastAsia="lv-LV"/>
              </w:rPr>
            </w:pPr>
            <w:del w:id="129" w:author="Viecha" w:date="2016-11-08T01:21:00Z">
              <w:r w:rsidRPr="00AA39C8" w:rsidDel="005728C1">
                <w:rPr>
                  <w:color w:val="000000"/>
                  <w:sz w:val="22"/>
                  <w:szCs w:val="22"/>
                  <w:lang w:eastAsia="lv-LV"/>
                </w:rPr>
                <w:delText>4</w:delText>
              </w:r>
            </w:del>
          </w:p>
        </w:tc>
        <w:tc>
          <w:tcPr>
            <w:tcW w:w="2414" w:type="dxa"/>
            <w:tcBorders>
              <w:top w:val="nil"/>
              <w:left w:val="single" w:sz="4" w:space="0" w:color="auto"/>
              <w:bottom w:val="single" w:sz="4" w:space="0" w:color="auto"/>
              <w:right w:val="single" w:sz="4" w:space="0" w:color="auto"/>
            </w:tcBorders>
            <w:shd w:val="clear" w:color="auto" w:fill="auto"/>
            <w:hideMark/>
          </w:tcPr>
          <w:p w14:paraId="2A54F1B9" w14:textId="77777777" w:rsidR="00714C06" w:rsidRPr="00AA39C8" w:rsidDel="005728C1" w:rsidRDefault="00714C06" w:rsidP="00DC5C13">
            <w:pPr>
              <w:rPr>
                <w:del w:id="130" w:author="Viecha" w:date="2016-11-08T01:21:00Z"/>
                <w:b/>
                <w:bCs/>
                <w:color w:val="000000"/>
                <w:sz w:val="22"/>
                <w:lang w:eastAsia="lv-LV"/>
              </w:rPr>
            </w:pPr>
            <w:del w:id="131" w:author="Viecha" w:date="2016-11-08T01:21:00Z">
              <w:r w:rsidRPr="00AA39C8" w:rsidDel="005728C1">
                <w:rPr>
                  <w:b/>
                  <w:bCs/>
                  <w:color w:val="000000"/>
                  <w:sz w:val="22"/>
                  <w:szCs w:val="22"/>
                  <w:lang w:eastAsia="lv-LV"/>
                </w:rPr>
                <w:delText>Jaunā tehnika</w:delText>
              </w:r>
            </w:del>
          </w:p>
        </w:tc>
        <w:tc>
          <w:tcPr>
            <w:tcW w:w="7088" w:type="dxa"/>
            <w:tcBorders>
              <w:top w:val="nil"/>
              <w:left w:val="nil"/>
              <w:bottom w:val="single" w:sz="4" w:space="0" w:color="auto"/>
              <w:right w:val="single" w:sz="4" w:space="0" w:color="auto"/>
            </w:tcBorders>
            <w:shd w:val="clear" w:color="auto" w:fill="auto"/>
            <w:hideMark/>
          </w:tcPr>
          <w:p w14:paraId="17C9FF61" w14:textId="77777777" w:rsidR="00714C06" w:rsidRPr="00AA39C8" w:rsidDel="005728C1" w:rsidRDefault="00714C06" w:rsidP="00DC5C13">
            <w:pPr>
              <w:rPr>
                <w:del w:id="132" w:author="Viecha" w:date="2016-11-08T01:21:00Z"/>
                <w:color w:val="000000"/>
                <w:sz w:val="22"/>
                <w:lang w:eastAsia="lv-LV"/>
              </w:rPr>
            </w:pPr>
            <w:del w:id="133" w:author="Viecha" w:date="2016-11-08T01:21:00Z">
              <w:r w:rsidRPr="00AA39C8" w:rsidDel="005728C1">
                <w:rPr>
                  <w:color w:val="000000"/>
                  <w:sz w:val="22"/>
                  <w:szCs w:val="22"/>
                  <w:lang w:eastAsia="lv-LV"/>
                </w:rPr>
                <w:delText>Jaunās tehnikas sagatavošana, konfigurēšana, uzstādīšana klienta darba vietā, Klienta konsultēšana.</w:delText>
              </w:r>
            </w:del>
          </w:p>
        </w:tc>
      </w:tr>
      <w:tr w:rsidR="00714C06" w:rsidRPr="00AA39C8" w14:paraId="59027CE8" w14:textId="77777777" w:rsidTr="00DC5C13">
        <w:trPr>
          <w:trHeight w:val="330"/>
        </w:trPr>
        <w:tc>
          <w:tcPr>
            <w:tcW w:w="436" w:type="dxa"/>
            <w:tcBorders>
              <w:top w:val="nil"/>
              <w:left w:val="nil"/>
              <w:bottom w:val="nil"/>
              <w:right w:val="nil"/>
            </w:tcBorders>
            <w:shd w:val="clear" w:color="auto" w:fill="auto"/>
            <w:noWrap/>
            <w:hideMark/>
          </w:tcPr>
          <w:p w14:paraId="123839F8" w14:textId="77777777" w:rsidR="00714C06" w:rsidRPr="00AA39C8" w:rsidRDefault="00714C06" w:rsidP="00DC5C13">
            <w:pPr>
              <w:jc w:val="right"/>
              <w:rPr>
                <w:color w:val="000000"/>
                <w:sz w:val="22"/>
                <w:lang w:eastAsia="lv-LV"/>
              </w:rPr>
            </w:pPr>
            <w:del w:id="134" w:author="Viecha" w:date="2016-11-08T01:22:00Z">
              <w:r w:rsidRPr="00AA39C8" w:rsidDel="005728C1">
                <w:rPr>
                  <w:color w:val="000000"/>
                  <w:sz w:val="22"/>
                  <w:szCs w:val="22"/>
                  <w:lang w:eastAsia="lv-LV"/>
                </w:rPr>
                <w:delText>5</w:delText>
              </w:r>
            </w:del>
            <w:ins w:id="135" w:author="Viecha" w:date="2016-11-08T01:22:00Z">
              <w:r w:rsidR="005728C1">
                <w:rPr>
                  <w:color w:val="000000"/>
                  <w:sz w:val="22"/>
                  <w:szCs w:val="22"/>
                  <w:lang w:eastAsia="lv-LV"/>
                </w:rPr>
                <w:t>4</w:t>
              </w:r>
            </w:ins>
          </w:p>
        </w:tc>
        <w:tc>
          <w:tcPr>
            <w:tcW w:w="2414" w:type="dxa"/>
            <w:tcBorders>
              <w:top w:val="nil"/>
              <w:left w:val="single" w:sz="4" w:space="0" w:color="auto"/>
              <w:bottom w:val="single" w:sz="4" w:space="0" w:color="auto"/>
              <w:right w:val="single" w:sz="4" w:space="0" w:color="auto"/>
            </w:tcBorders>
            <w:shd w:val="clear" w:color="auto" w:fill="auto"/>
            <w:hideMark/>
          </w:tcPr>
          <w:p w14:paraId="1214A36E" w14:textId="77777777" w:rsidR="00714C06" w:rsidRPr="00AA39C8" w:rsidRDefault="00714C06" w:rsidP="00DC5C13">
            <w:pPr>
              <w:rPr>
                <w:b/>
                <w:bCs/>
                <w:color w:val="000000"/>
                <w:sz w:val="22"/>
                <w:lang w:eastAsia="lv-LV"/>
              </w:rPr>
            </w:pPr>
            <w:proofErr w:type="spellStart"/>
            <w:r w:rsidRPr="00AA39C8">
              <w:rPr>
                <w:b/>
                <w:bCs/>
                <w:color w:val="000000"/>
                <w:sz w:val="22"/>
                <w:szCs w:val="22"/>
                <w:lang w:eastAsia="lv-LV"/>
              </w:rPr>
              <w:t>Darbinieka</w:t>
            </w:r>
            <w:proofErr w:type="spellEnd"/>
            <w:r w:rsidRPr="00AA39C8">
              <w:rPr>
                <w:b/>
                <w:bCs/>
                <w:color w:val="000000"/>
                <w:sz w:val="22"/>
                <w:szCs w:val="22"/>
                <w:lang w:eastAsia="lv-LV"/>
              </w:rPr>
              <w:t xml:space="preserve"> </w:t>
            </w:r>
            <w:proofErr w:type="spellStart"/>
            <w:r w:rsidRPr="00AA39C8">
              <w:rPr>
                <w:b/>
                <w:bCs/>
                <w:color w:val="000000"/>
                <w:sz w:val="22"/>
                <w:szCs w:val="22"/>
                <w:lang w:eastAsia="lv-LV"/>
              </w:rPr>
              <w:t>apmācīšana</w:t>
            </w:r>
            <w:proofErr w:type="spellEnd"/>
          </w:p>
        </w:tc>
        <w:tc>
          <w:tcPr>
            <w:tcW w:w="7088" w:type="dxa"/>
            <w:tcBorders>
              <w:top w:val="nil"/>
              <w:left w:val="nil"/>
              <w:bottom w:val="single" w:sz="4" w:space="0" w:color="auto"/>
              <w:right w:val="single" w:sz="4" w:space="0" w:color="auto"/>
            </w:tcBorders>
            <w:shd w:val="clear" w:color="auto" w:fill="auto"/>
            <w:hideMark/>
          </w:tcPr>
          <w:p w14:paraId="3CCE7F9D" w14:textId="77777777" w:rsidR="00714C06" w:rsidRPr="00AA39C8" w:rsidRDefault="005556B9" w:rsidP="005556B9">
            <w:pPr>
              <w:rPr>
                <w:color w:val="000000"/>
                <w:sz w:val="22"/>
                <w:lang w:eastAsia="lv-LV"/>
              </w:rPr>
            </w:pPr>
            <w:proofErr w:type="spellStart"/>
            <w:ins w:id="136" w:author="Viecha" w:date="2016-11-08T01:24:00Z">
              <w:r>
                <w:rPr>
                  <w:color w:val="000000"/>
                  <w:sz w:val="22"/>
                  <w:szCs w:val="22"/>
                  <w:lang w:eastAsia="lv-LV"/>
                </w:rPr>
                <w:t>Attālināta</w:t>
              </w:r>
              <w:proofErr w:type="spellEnd"/>
              <w:r w:rsidRPr="00AA39C8">
                <w:rPr>
                  <w:color w:val="000000"/>
                  <w:sz w:val="22"/>
                  <w:szCs w:val="22"/>
                  <w:lang w:eastAsia="lv-LV"/>
                </w:rPr>
                <w:t xml:space="preserve"> </w:t>
              </w:r>
            </w:ins>
            <w:del w:id="137" w:author="Viecha" w:date="2016-11-08T01:24:00Z">
              <w:r w:rsidR="00714C06" w:rsidRPr="00AA39C8" w:rsidDel="005556B9">
                <w:rPr>
                  <w:color w:val="000000"/>
                  <w:sz w:val="22"/>
                  <w:szCs w:val="22"/>
                  <w:lang w:eastAsia="lv-LV"/>
                </w:rPr>
                <w:delText>K</w:delText>
              </w:r>
            </w:del>
            <w:proofErr w:type="spellStart"/>
            <w:ins w:id="138" w:author="Viecha" w:date="2016-11-08T01:24:00Z">
              <w:r>
                <w:rPr>
                  <w:color w:val="000000"/>
                  <w:sz w:val="22"/>
                  <w:szCs w:val="22"/>
                  <w:lang w:eastAsia="lv-LV"/>
                </w:rPr>
                <w:t>k</w:t>
              </w:r>
            </w:ins>
            <w:r w:rsidR="00714C06" w:rsidRPr="00AA39C8">
              <w:rPr>
                <w:color w:val="000000"/>
                <w:sz w:val="22"/>
                <w:szCs w:val="22"/>
                <w:lang w:eastAsia="lv-LV"/>
              </w:rPr>
              <w:t>lienta</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apmācīšana</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darbam</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ar</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programmatūru</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vai</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tehniku</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Pakalpojumu</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sniedzēja</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iespēju</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robežās</w:t>
            </w:r>
            <w:proofErr w:type="spellEnd"/>
            <w:r w:rsidR="00714C06" w:rsidRPr="00AA39C8">
              <w:rPr>
                <w:color w:val="000000"/>
                <w:sz w:val="22"/>
                <w:szCs w:val="22"/>
                <w:lang w:eastAsia="lv-LV"/>
              </w:rPr>
              <w:t>.</w:t>
            </w:r>
          </w:p>
        </w:tc>
      </w:tr>
      <w:tr w:rsidR="00714C06" w:rsidRPr="00AA39C8" w14:paraId="5202DB41" w14:textId="77777777" w:rsidTr="00DC5C13">
        <w:trPr>
          <w:trHeight w:val="900"/>
        </w:trPr>
        <w:tc>
          <w:tcPr>
            <w:tcW w:w="436" w:type="dxa"/>
            <w:tcBorders>
              <w:top w:val="nil"/>
              <w:left w:val="nil"/>
              <w:bottom w:val="nil"/>
              <w:right w:val="nil"/>
            </w:tcBorders>
            <w:shd w:val="clear" w:color="auto" w:fill="auto"/>
            <w:noWrap/>
            <w:hideMark/>
          </w:tcPr>
          <w:p w14:paraId="4F7EA613" w14:textId="77777777" w:rsidR="00714C06" w:rsidRPr="00AA39C8" w:rsidRDefault="00714C06" w:rsidP="00DC5C13">
            <w:pPr>
              <w:jc w:val="right"/>
              <w:rPr>
                <w:color w:val="000000"/>
                <w:sz w:val="22"/>
                <w:lang w:eastAsia="lv-LV"/>
              </w:rPr>
            </w:pPr>
            <w:del w:id="139" w:author="Viecha" w:date="2016-11-08T01:22:00Z">
              <w:r w:rsidRPr="00AA39C8" w:rsidDel="005728C1">
                <w:rPr>
                  <w:color w:val="000000"/>
                  <w:sz w:val="22"/>
                  <w:szCs w:val="22"/>
                  <w:lang w:eastAsia="lv-LV"/>
                </w:rPr>
                <w:delText>6</w:delText>
              </w:r>
            </w:del>
            <w:ins w:id="140" w:author="Viecha" w:date="2016-11-08T01:22:00Z">
              <w:r w:rsidR="005728C1">
                <w:rPr>
                  <w:color w:val="000000"/>
                  <w:sz w:val="22"/>
                  <w:szCs w:val="22"/>
                  <w:lang w:eastAsia="lv-LV"/>
                </w:rPr>
                <w:t>5</w:t>
              </w:r>
            </w:ins>
          </w:p>
        </w:tc>
        <w:tc>
          <w:tcPr>
            <w:tcW w:w="2414" w:type="dxa"/>
            <w:tcBorders>
              <w:top w:val="nil"/>
              <w:left w:val="single" w:sz="4" w:space="0" w:color="auto"/>
              <w:bottom w:val="single" w:sz="4" w:space="0" w:color="auto"/>
              <w:right w:val="single" w:sz="4" w:space="0" w:color="auto"/>
            </w:tcBorders>
            <w:shd w:val="clear" w:color="auto" w:fill="auto"/>
            <w:hideMark/>
          </w:tcPr>
          <w:p w14:paraId="48B5FFEB" w14:textId="77777777" w:rsidR="00714C06" w:rsidRPr="00AA39C8" w:rsidRDefault="00714C06" w:rsidP="00DC5C13">
            <w:pPr>
              <w:rPr>
                <w:b/>
                <w:bCs/>
                <w:color w:val="000000"/>
                <w:sz w:val="22"/>
                <w:lang w:eastAsia="lv-LV"/>
              </w:rPr>
            </w:pPr>
            <w:proofErr w:type="spellStart"/>
            <w:r w:rsidRPr="00AA39C8">
              <w:rPr>
                <w:b/>
                <w:bCs/>
                <w:color w:val="000000"/>
                <w:sz w:val="22"/>
                <w:szCs w:val="22"/>
                <w:lang w:eastAsia="lv-LV"/>
              </w:rPr>
              <w:t>Datoru</w:t>
            </w:r>
            <w:proofErr w:type="spellEnd"/>
            <w:r w:rsidRPr="00AA39C8">
              <w:rPr>
                <w:b/>
                <w:bCs/>
                <w:color w:val="000000"/>
                <w:sz w:val="22"/>
                <w:szCs w:val="22"/>
                <w:lang w:eastAsia="lv-LV"/>
              </w:rPr>
              <w:t xml:space="preserve"> </w:t>
            </w:r>
            <w:proofErr w:type="spellStart"/>
            <w:r w:rsidRPr="00AA39C8">
              <w:rPr>
                <w:b/>
                <w:bCs/>
                <w:color w:val="000000"/>
                <w:sz w:val="22"/>
                <w:szCs w:val="22"/>
                <w:lang w:eastAsia="lv-LV"/>
              </w:rPr>
              <w:t>programmatūras</w:t>
            </w:r>
            <w:proofErr w:type="spellEnd"/>
            <w:r w:rsidRPr="00AA39C8">
              <w:rPr>
                <w:b/>
                <w:bCs/>
                <w:color w:val="000000"/>
                <w:sz w:val="22"/>
                <w:szCs w:val="22"/>
                <w:lang w:eastAsia="lv-LV"/>
              </w:rPr>
              <w:t xml:space="preserve"> </w:t>
            </w:r>
            <w:proofErr w:type="spellStart"/>
            <w:r w:rsidRPr="00AA39C8">
              <w:rPr>
                <w:b/>
                <w:bCs/>
                <w:color w:val="000000"/>
                <w:sz w:val="22"/>
                <w:szCs w:val="22"/>
                <w:lang w:eastAsia="lv-LV"/>
              </w:rPr>
              <w:t>profilaktiskie</w:t>
            </w:r>
            <w:proofErr w:type="spellEnd"/>
            <w:r w:rsidRPr="00AA39C8">
              <w:rPr>
                <w:b/>
                <w:bCs/>
                <w:color w:val="000000"/>
                <w:sz w:val="22"/>
                <w:szCs w:val="22"/>
                <w:lang w:eastAsia="lv-LV"/>
              </w:rPr>
              <w:t xml:space="preserve"> </w:t>
            </w:r>
            <w:proofErr w:type="spellStart"/>
            <w:r w:rsidRPr="00AA39C8">
              <w:rPr>
                <w:b/>
                <w:bCs/>
                <w:color w:val="000000"/>
                <w:sz w:val="22"/>
                <w:szCs w:val="22"/>
                <w:lang w:eastAsia="lv-LV"/>
              </w:rPr>
              <w:t>darbi</w:t>
            </w:r>
            <w:proofErr w:type="spellEnd"/>
          </w:p>
        </w:tc>
        <w:tc>
          <w:tcPr>
            <w:tcW w:w="7088" w:type="dxa"/>
            <w:tcBorders>
              <w:top w:val="nil"/>
              <w:left w:val="nil"/>
              <w:bottom w:val="single" w:sz="4" w:space="0" w:color="auto"/>
              <w:right w:val="single" w:sz="4" w:space="0" w:color="auto"/>
            </w:tcBorders>
            <w:shd w:val="clear" w:color="auto" w:fill="auto"/>
            <w:hideMark/>
          </w:tcPr>
          <w:p w14:paraId="0927AC1F" w14:textId="5AF511B0" w:rsidR="00714C06" w:rsidRPr="00AA39C8" w:rsidRDefault="0040701C" w:rsidP="0040701C">
            <w:pPr>
              <w:rPr>
                <w:color w:val="000000"/>
                <w:sz w:val="22"/>
                <w:lang w:eastAsia="lv-LV"/>
              </w:rPr>
            </w:pPr>
            <w:proofErr w:type="spellStart"/>
            <w:ins w:id="141" w:author="Viecha" w:date="2016-11-08T02:12:00Z">
              <w:r>
                <w:rPr>
                  <w:color w:val="000000"/>
                  <w:sz w:val="22"/>
                  <w:szCs w:val="22"/>
                  <w:lang w:eastAsia="lv-LV"/>
                </w:rPr>
                <w:t>Attālināta</w:t>
              </w:r>
              <w:proofErr w:type="spellEnd"/>
              <w:r>
                <w:rPr>
                  <w:color w:val="000000"/>
                  <w:sz w:val="22"/>
                  <w:szCs w:val="22"/>
                  <w:lang w:eastAsia="lv-LV"/>
                </w:rPr>
                <w:t xml:space="preserve"> </w:t>
              </w:r>
            </w:ins>
            <w:del w:id="142" w:author="Viecha" w:date="2016-11-08T02:12:00Z">
              <w:r w:rsidR="00714C06" w:rsidRPr="00AA39C8" w:rsidDel="0040701C">
                <w:rPr>
                  <w:color w:val="000000"/>
                  <w:sz w:val="22"/>
                  <w:szCs w:val="22"/>
                  <w:lang w:eastAsia="lv-LV"/>
                </w:rPr>
                <w:delText>D</w:delText>
              </w:r>
            </w:del>
            <w:proofErr w:type="spellStart"/>
            <w:ins w:id="143" w:author="Viecha" w:date="2016-11-08T02:12:00Z">
              <w:r>
                <w:rPr>
                  <w:color w:val="000000"/>
                  <w:sz w:val="22"/>
                  <w:szCs w:val="22"/>
                  <w:lang w:eastAsia="lv-LV"/>
                </w:rPr>
                <w:t>d</w:t>
              </w:r>
            </w:ins>
            <w:bookmarkStart w:id="144" w:name="_GoBack"/>
            <w:bookmarkEnd w:id="144"/>
            <w:r w:rsidR="00714C06" w:rsidRPr="00AA39C8">
              <w:rPr>
                <w:color w:val="000000"/>
                <w:sz w:val="22"/>
                <w:szCs w:val="22"/>
                <w:lang w:eastAsia="lv-LV"/>
              </w:rPr>
              <w:t>atoru</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programmatūras</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atjauninājumu</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pārbaude</w:t>
            </w:r>
            <w:proofErr w:type="spellEnd"/>
            <w:r w:rsidR="00714C06" w:rsidRPr="00AA39C8">
              <w:rPr>
                <w:color w:val="000000"/>
                <w:sz w:val="22"/>
                <w:szCs w:val="22"/>
                <w:lang w:eastAsia="lv-LV"/>
              </w:rPr>
              <w:t xml:space="preserve"> un </w:t>
            </w:r>
            <w:proofErr w:type="spellStart"/>
            <w:r w:rsidR="00714C06" w:rsidRPr="00AA39C8">
              <w:rPr>
                <w:color w:val="000000"/>
                <w:sz w:val="22"/>
                <w:szCs w:val="22"/>
                <w:lang w:eastAsia="lv-LV"/>
              </w:rPr>
              <w:t>uzstādīšana</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Iztīrīšana</w:t>
            </w:r>
            <w:proofErr w:type="spellEnd"/>
            <w:r w:rsidR="00714C06" w:rsidRPr="00AA39C8">
              <w:rPr>
                <w:color w:val="000000"/>
                <w:sz w:val="22"/>
                <w:szCs w:val="22"/>
                <w:lang w:eastAsia="lv-LV"/>
              </w:rPr>
              <w:t xml:space="preserve"> no </w:t>
            </w:r>
            <w:proofErr w:type="spellStart"/>
            <w:r w:rsidR="00714C06" w:rsidRPr="00AA39C8">
              <w:rPr>
                <w:color w:val="000000"/>
                <w:sz w:val="22"/>
                <w:szCs w:val="22"/>
                <w:lang w:eastAsia="lv-LV"/>
              </w:rPr>
              <w:t>liekajiem</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failiem</w:t>
            </w:r>
            <w:proofErr w:type="spellEnd"/>
            <w:r w:rsidR="00714C06" w:rsidRPr="00AA39C8">
              <w:rPr>
                <w:color w:val="000000"/>
                <w:sz w:val="22"/>
                <w:szCs w:val="22"/>
                <w:lang w:eastAsia="lv-LV"/>
              </w:rPr>
              <w:t xml:space="preserve"> un </w:t>
            </w:r>
            <w:proofErr w:type="spellStart"/>
            <w:r w:rsidR="00714C06" w:rsidRPr="00AA39C8">
              <w:rPr>
                <w:color w:val="000000"/>
                <w:sz w:val="22"/>
                <w:szCs w:val="22"/>
                <w:lang w:eastAsia="lv-LV"/>
              </w:rPr>
              <w:t>procesiem</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Pārbaude</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uz</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ļaunprogrammatūru</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Parasti</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veic</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reizi</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ceturksnī</w:t>
            </w:r>
            <w:proofErr w:type="spellEnd"/>
            <w:r w:rsidR="00714C06" w:rsidRPr="00AA39C8">
              <w:rPr>
                <w:color w:val="000000"/>
                <w:sz w:val="22"/>
                <w:szCs w:val="22"/>
                <w:lang w:eastAsia="lv-LV"/>
              </w:rPr>
              <w:t>.</w:t>
            </w:r>
          </w:p>
        </w:tc>
      </w:tr>
      <w:tr w:rsidR="00714C06" w:rsidRPr="00AA39C8" w:rsidDel="005728C1" w14:paraId="2705391A" w14:textId="77777777" w:rsidTr="005728C1">
        <w:tblPrEx>
          <w:tblW w:w="9938" w:type="dxa"/>
          <w:tblPrExChange w:id="145" w:author="Viecha" w:date="2016-11-08T01:21:00Z">
            <w:tblPrEx>
              <w:tblW w:w="9938" w:type="dxa"/>
            </w:tblPrEx>
          </w:tblPrExChange>
        </w:tblPrEx>
        <w:trPr>
          <w:trHeight w:val="1200"/>
          <w:del w:id="146" w:author="Viecha" w:date="2016-11-08T01:21:00Z"/>
          <w:trPrChange w:id="147" w:author="Viecha" w:date="2016-11-08T01:21:00Z">
            <w:trPr>
              <w:gridAfter w:val="0"/>
              <w:trHeight w:val="1200"/>
            </w:trPr>
          </w:trPrChange>
        </w:trPr>
        <w:tc>
          <w:tcPr>
            <w:tcW w:w="436" w:type="dxa"/>
            <w:tcBorders>
              <w:top w:val="nil"/>
              <w:left w:val="nil"/>
              <w:bottom w:val="nil"/>
              <w:right w:val="nil"/>
            </w:tcBorders>
            <w:shd w:val="clear" w:color="auto" w:fill="auto"/>
            <w:noWrap/>
            <w:hideMark/>
            <w:tcPrChange w:id="148" w:author="Viecha" w:date="2016-11-08T01:21:00Z">
              <w:tcPr>
                <w:tcW w:w="436" w:type="dxa"/>
                <w:gridSpan w:val="2"/>
                <w:tcBorders>
                  <w:top w:val="nil"/>
                  <w:left w:val="nil"/>
                  <w:bottom w:val="nil"/>
                  <w:right w:val="nil"/>
                </w:tcBorders>
                <w:shd w:val="clear" w:color="auto" w:fill="auto"/>
                <w:noWrap/>
                <w:hideMark/>
              </w:tcPr>
            </w:tcPrChange>
          </w:tcPr>
          <w:p w14:paraId="52A23D14" w14:textId="77777777" w:rsidR="00714C06" w:rsidRPr="00AA39C8" w:rsidDel="005728C1" w:rsidRDefault="00714C06" w:rsidP="00DC5C13">
            <w:pPr>
              <w:jc w:val="right"/>
              <w:rPr>
                <w:del w:id="149" w:author="Viecha" w:date="2016-11-08T01:21:00Z"/>
                <w:color w:val="000000"/>
                <w:sz w:val="22"/>
                <w:lang w:eastAsia="lv-LV"/>
              </w:rPr>
            </w:pPr>
            <w:del w:id="150" w:author="Viecha" w:date="2016-11-08T01:21:00Z">
              <w:r w:rsidRPr="00AA39C8" w:rsidDel="005728C1">
                <w:rPr>
                  <w:color w:val="000000"/>
                  <w:sz w:val="22"/>
                  <w:szCs w:val="22"/>
                  <w:lang w:eastAsia="lv-LV"/>
                </w:rPr>
                <w:delText>7</w:delText>
              </w:r>
            </w:del>
          </w:p>
        </w:tc>
        <w:tc>
          <w:tcPr>
            <w:tcW w:w="2414" w:type="dxa"/>
            <w:tcBorders>
              <w:top w:val="nil"/>
              <w:left w:val="single" w:sz="4" w:space="0" w:color="auto"/>
              <w:bottom w:val="single" w:sz="4" w:space="0" w:color="auto"/>
              <w:right w:val="single" w:sz="4" w:space="0" w:color="auto"/>
            </w:tcBorders>
            <w:shd w:val="clear" w:color="auto" w:fill="auto"/>
            <w:tcPrChange w:id="151" w:author="Viecha" w:date="2016-11-08T01:21:00Z">
              <w:tcPr>
                <w:tcW w:w="2414" w:type="dxa"/>
                <w:gridSpan w:val="2"/>
                <w:tcBorders>
                  <w:top w:val="nil"/>
                  <w:left w:val="single" w:sz="4" w:space="0" w:color="auto"/>
                  <w:bottom w:val="single" w:sz="4" w:space="0" w:color="auto"/>
                  <w:right w:val="single" w:sz="4" w:space="0" w:color="auto"/>
                </w:tcBorders>
                <w:shd w:val="clear" w:color="auto" w:fill="auto"/>
              </w:tcPr>
            </w:tcPrChange>
          </w:tcPr>
          <w:p w14:paraId="350E1AC2" w14:textId="77777777" w:rsidR="00714C06" w:rsidRPr="00AA39C8" w:rsidDel="005728C1" w:rsidRDefault="00714C06" w:rsidP="00DC5C13">
            <w:pPr>
              <w:rPr>
                <w:del w:id="152" w:author="Viecha" w:date="2016-11-08T01:21:00Z"/>
                <w:b/>
                <w:bCs/>
                <w:color w:val="000000"/>
                <w:sz w:val="22"/>
                <w:lang w:eastAsia="lv-LV"/>
              </w:rPr>
            </w:pPr>
            <w:del w:id="153" w:author="Viecha" w:date="2016-11-08T01:21:00Z">
              <w:r w:rsidRPr="00AA39C8" w:rsidDel="005728C1">
                <w:rPr>
                  <w:b/>
                  <w:bCs/>
                  <w:color w:val="000000"/>
                  <w:sz w:val="22"/>
                  <w:szCs w:val="22"/>
                  <w:lang w:eastAsia="lv-LV"/>
                </w:rPr>
                <w:delText>Datoru profilaktiskā apkope un diagnostika.</w:delText>
              </w:r>
            </w:del>
          </w:p>
        </w:tc>
        <w:tc>
          <w:tcPr>
            <w:tcW w:w="7088" w:type="dxa"/>
            <w:tcBorders>
              <w:top w:val="nil"/>
              <w:left w:val="nil"/>
              <w:bottom w:val="single" w:sz="4" w:space="0" w:color="auto"/>
              <w:right w:val="single" w:sz="4" w:space="0" w:color="auto"/>
            </w:tcBorders>
            <w:shd w:val="clear" w:color="auto" w:fill="auto"/>
            <w:tcPrChange w:id="154" w:author="Viecha" w:date="2016-11-08T01:21:00Z">
              <w:tcPr>
                <w:tcW w:w="7088" w:type="dxa"/>
                <w:gridSpan w:val="2"/>
                <w:tcBorders>
                  <w:top w:val="nil"/>
                  <w:left w:val="nil"/>
                  <w:bottom w:val="single" w:sz="4" w:space="0" w:color="auto"/>
                  <w:right w:val="single" w:sz="4" w:space="0" w:color="auto"/>
                </w:tcBorders>
                <w:shd w:val="clear" w:color="auto" w:fill="auto"/>
              </w:tcPr>
            </w:tcPrChange>
          </w:tcPr>
          <w:p w14:paraId="79254CEE" w14:textId="77777777" w:rsidR="00714C06" w:rsidRPr="00AA39C8" w:rsidDel="005728C1" w:rsidRDefault="00714C06" w:rsidP="00DC5C13">
            <w:pPr>
              <w:rPr>
                <w:del w:id="155" w:author="Viecha" w:date="2016-11-08T01:21:00Z"/>
                <w:color w:val="000000"/>
                <w:sz w:val="22"/>
                <w:lang w:eastAsia="lv-LV"/>
              </w:rPr>
            </w:pPr>
            <w:del w:id="156" w:author="Viecha" w:date="2016-11-08T01:21:00Z">
              <w:r w:rsidRPr="00AA39C8" w:rsidDel="005728C1">
                <w:rPr>
                  <w:color w:val="000000"/>
                  <w:sz w:val="22"/>
                  <w:szCs w:val="22"/>
                  <w:lang w:eastAsia="lv-LV"/>
                </w:rPr>
                <w:delText>Tehnikas apkope, tīrīšana no putekļiem un no ārpuses, nodrošinot datoriem normālu darbību un izskatu. Laicīgi novēršot problēmas, kuras iespējams noteikt veicot standarta diagnostiku. Darba vietas sakopošana, kabeļu sakārtošana. Parasti tiek veikts 1 reizi gadā.</w:delText>
              </w:r>
            </w:del>
          </w:p>
        </w:tc>
      </w:tr>
      <w:tr w:rsidR="00714C06" w:rsidRPr="00AA39C8" w:rsidDel="005728C1" w14:paraId="0C31C02F" w14:textId="77777777" w:rsidTr="00DC5C13">
        <w:trPr>
          <w:trHeight w:val="1500"/>
          <w:del w:id="157" w:author="Viecha" w:date="2016-11-08T01:22:00Z"/>
        </w:trPr>
        <w:tc>
          <w:tcPr>
            <w:tcW w:w="436" w:type="dxa"/>
            <w:tcBorders>
              <w:top w:val="nil"/>
              <w:left w:val="nil"/>
              <w:bottom w:val="nil"/>
              <w:right w:val="nil"/>
            </w:tcBorders>
            <w:shd w:val="clear" w:color="auto" w:fill="auto"/>
            <w:noWrap/>
            <w:hideMark/>
          </w:tcPr>
          <w:p w14:paraId="0E6C70FE" w14:textId="77777777" w:rsidR="00714C06" w:rsidRPr="00AA39C8" w:rsidDel="005728C1" w:rsidRDefault="00714C06" w:rsidP="00DC5C13">
            <w:pPr>
              <w:jc w:val="right"/>
              <w:rPr>
                <w:del w:id="158" w:author="Viecha" w:date="2016-11-08T01:22:00Z"/>
                <w:color w:val="000000"/>
                <w:sz w:val="22"/>
                <w:lang w:eastAsia="lv-LV"/>
              </w:rPr>
            </w:pPr>
            <w:del w:id="159" w:author="Viecha" w:date="2016-11-08T01:22:00Z">
              <w:r w:rsidRPr="00AA39C8" w:rsidDel="005728C1">
                <w:rPr>
                  <w:color w:val="000000"/>
                  <w:sz w:val="22"/>
                  <w:szCs w:val="22"/>
                  <w:lang w:eastAsia="lv-LV"/>
                </w:rPr>
                <w:delText>8</w:delText>
              </w:r>
            </w:del>
          </w:p>
        </w:tc>
        <w:tc>
          <w:tcPr>
            <w:tcW w:w="2414" w:type="dxa"/>
            <w:tcBorders>
              <w:top w:val="nil"/>
              <w:left w:val="single" w:sz="4" w:space="0" w:color="auto"/>
              <w:bottom w:val="single" w:sz="4" w:space="0" w:color="auto"/>
              <w:right w:val="single" w:sz="4" w:space="0" w:color="auto"/>
            </w:tcBorders>
            <w:shd w:val="clear" w:color="auto" w:fill="auto"/>
            <w:hideMark/>
          </w:tcPr>
          <w:p w14:paraId="71376BE1" w14:textId="77777777" w:rsidR="00714C06" w:rsidRPr="00AA39C8" w:rsidDel="005728C1" w:rsidRDefault="00714C06" w:rsidP="00DC5C13">
            <w:pPr>
              <w:rPr>
                <w:del w:id="160" w:author="Viecha" w:date="2016-11-08T01:22:00Z"/>
                <w:b/>
                <w:bCs/>
                <w:color w:val="000000"/>
                <w:sz w:val="22"/>
                <w:lang w:eastAsia="lv-LV"/>
              </w:rPr>
            </w:pPr>
            <w:del w:id="161" w:author="Viecha" w:date="2016-11-08T01:22:00Z">
              <w:r w:rsidRPr="00AA39C8" w:rsidDel="005728C1">
                <w:rPr>
                  <w:b/>
                  <w:bCs/>
                  <w:color w:val="000000"/>
                  <w:sz w:val="22"/>
                  <w:szCs w:val="22"/>
                  <w:lang w:eastAsia="lv-LV"/>
                </w:rPr>
                <w:delText>Garantijas servisa apkalpošana</w:delText>
              </w:r>
            </w:del>
          </w:p>
        </w:tc>
        <w:tc>
          <w:tcPr>
            <w:tcW w:w="7088" w:type="dxa"/>
            <w:tcBorders>
              <w:top w:val="nil"/>
              <w:left w:val="nil"/>
              <w:bottom w:val="single" w:sz="4" w:space="0" w:color="auto"/>
              <w:right w:val="single" w:sz="4" w:space="0" w:color="auto"/>
            </w:tcBorders>
            <w:shd w:val="clear" w:color="auto" w:fill="auto"/>
            <w:hideMark/>
          </w:tcPr>
          <w:p w14:paraId="76328C00" w14:textId="77777777" w:rsidR="00714C06" w:rsidRPr="00AA39C8" w:rsidDel="005728C1" w:rsidRDefault="00714C06" w:rsidP="00DC5C13">
            <w:pPr>
              <w:rPr>
                <w:del w:id="162" w:author="Viecha" w:date="2016-11-08T01:22:00Z"/>
                <w:color w:val="000000"/>
                <w:sz w:val="22"/>
                <w:lang w:eastAsia="lv-LV"/>
              </w:rPr>
            </w:pPr>
            <w:del w:id="163" w:author="Viecha" w:date="2016-11-08T01:22:00Z">
              <w:r w:rsidRPr="00AA39C8" w:rsidDel="005728C1">
                <w:rPr>
                  <w:color w:val="000000"/>
                  <w:sz w:val="22"/>
                  <w:szCs w:val="22"/>
                  <w:lang w:eastAsia="lv-LV"/>
                </w:rPr>
                <w:delText>Pirms garantijas servisa diagnostika un iekārtu nogādāšana pārdevējam vai autorizētajam servisam uz garantijas remontu. Iekārtas iestatījumu un programmatūras atjaunošana pēc garantijas remonta. Tehnikas uzstādīšana. Darbspējas atjaunošanas laiks tiek uzskaitīts no brīža, kad tehnikai ir pabeigts garantijas serviss.</w:delText>
              </w:r>
            </w:del>
          </w:p>
        </w:tc>
      </w:tr>
      <w:tr w:rsidR="00714C06" w:rsidRPr="00AA39C8" w:rsidDel="005728C1" w14:paraId="7973AD6C" w14:textId="77777777" w:rsidTr="00DC5C13">
        <w:trPr>
          <w:trHeight w:val="600"/>
          <w:del w:id="164" w:author="Viecha" w:date="2016-11-08T01:22:00Z"/>
        </w:trPr>
        <w:tc>
          <w:tcPr>
            <w:tcW w:w="436" w:type="dxa"/>
            <w:tcBorders>
              <w:top w:val="nil"/>
              <w:left w:val="nil"/>
              <w:bottom w:val="nil"/>
              <w:right w:val="nil"/>
            </w:tcBorders>
            <w:shd w:val="clear" w:color="auto" w:fill="auto"/>
            <w:noWrap/>
            <w:hideMark/>
          </w:tcPr>
          <w:p w14:paraId="6BA67901" w14:textId="77777777" w:rsidR="00714C06" w:rsidRPr="00AA39C8" w:rsidDel="005728C1" w:rsidRDefault="00714C06" w:rsidP="00DC5C13">
            <w:pPr>
              <w:jc w:val="right"/>
              <w:rPr>
                <w:del w:id="165" w:author="Viecha" w:date="2016-11-08T01:22:00Z"/>
                <w:color w:val="000000"/>
                <w:sz w:val="22"/>
                <w:lang w:eastAsia="lv-LV"/>
              </w:rPr>
            </w:pPr>
            <w:del w:id="166" w:author="Viecha" w:date="2016-11-08T01:22:00Z">
              <w:r w:rsidRPr="00AA39C8" w:rsidDel="005728C1">
                <w:rPr>
                  <w:color w:val="000000"/>
                  <w:sz w:val="22"/>
                  <w:szCs w:val="22"/>
                  <w:lang w:eastAsia="lv-LV"/>
                </w:rPr>
                <w:delText>9</w:delText>
              </w:r>
            </w:del>
          </w:p>
        </w:tc>
        <w:tc>
          <w:tcPr>
            <w:tcW w:w="2414" w:type="dxa"/>
            <w:tcBorders>
              <w:top w:val="nil"/>
              <w:left w:val="single" w:sz="4" w:space="0" w:color="auto"/>
              <w:bottom w:val="single" w:sz="4" w:space="0" w:color="auto"/>
              <w:right w:val="single" w:sz="4" w:space="0" w:color="auto"/>
            </w:tcBorders>
            <w:shd w:val="clear" w:color="auto" w:fill="auto"/>
            <w:hideMark/>
          </w:tcPr>
          <w:p w14:paraId="6C7D0276" w14:textId="77777777" w:rsidR="00714C06" w:rsidRPr="00AA39C8" w:rsidDel="005728C1" w:rsidRDefault="00714C06" w:rsidP="00DC5C13">
            <w:pPr>
              <w:rPr>
                <w:del w:id="167" w:author="Viecha" w:date="2016-11-08T01:22:00Z"/>
                <w:b/>
                <w:bCs/>
                <w:color w:val="000000"/>
                <w:sz w:val="22"/>
                <w:lang w:eastAsia="lv-LV"/>
              </w:rPr>
            </w:pPr>
            <w:del w:id="168" w:author="Viecha" w:date="2016-11-08T01:22:00Z">
              <w:r w:rsidRPr="00AA39C8" w:rsidDel="005728C1">
                <w:rPr>
                  <w:b/>
                  <w:bCs/>
                  <w:color w:val="000000"/>
                  <w:sz w:val="22"/>
                  <w:szCs w:val="22"/>
                  <w:lang w:eastAsia="lv-LV"/>
                </w:rPr>
                <w:delText>Mobilo iekārtu konfigurēšana</w:delText>
              </w:r>
            </w:del>
          </w:p>
        </w:tc>
        <w:tc>
          <w:tcPr>
            <w:tcW w:w="7088" w:type="dxa"/>
            <w:tcBorders>
              <w:top w:val="nil"/>
              <w:left w:val="nil"/>
              <w:bottom w:val="single" w:sz="4" w:space="0" w:color="auto"/>
              <w:right w:val="single" w:sz="4" w:space="0" w:color="auto"/>
            </w:tcBorders>
            <w:shd w:val="clear" w:color="auto" w:fill="auto"/>
            <w:hideMark/>
          </w:tcPr>
          <w:p w14:paraId="12D466AD" w14:textId="77777777" w:rsidR="00714C06" w:rsidRPr="00AA39C8" w:rsidDel="005728C1" w:rsidRDefault="00714C06" w:rsidP="00DC5C13">
            <w:pPr>
              <w:rPr>
                <w:del w:id="169" w:author="Viecha" w:date="2016-11-08T01:22:00Z"/>
                <w:color w:val="000000"/>
                <w:sz w:val="22"/>
                <w:lang w:eastAsia="lv-LV"/>
              </w:rPr>
            </w:pPr>
            <w:del w:id="170" w:author="Viecha" w:date="2016-11-08T01:22:00Z">
              <w:r w:rsidRPr="00AA39C8" w:rsidDel="005728C1">
                <w:rPr>
                  <w:color w:val="000000"/>
                  <w:sz w:val="22"/>
                  <w:szCs w:val="22"/>
                  <w:lang w:eastAsia="lv-LV"/>
                </w:rPr>
                <w:delText>Mobilo iekārtu konfigurēšana darbam ar e-pastu un citām kompānijas sistēmām tehnisko iespēju robežās.</w:delText>
              </w:r>
            </w:del>
          </w:p>
        </w:tc>
      </w:tr>
      <w:tr w:rsidR="00714C06" w:rsidRPr="00AA39C8" w14:paraId="1BCBC0D1" w14:textId="77777777" w:rsidTr="00DC5C13">
        <w:trPr>
          <w:trHeight w:val="300"/>
        </w:trPr>
        <w:tc>
          <w:tcPr>
            <w:tcW w:w="436" w:type="dxa"/>
            <w:tcBorders>
              <w:top w:val="nil"/>
              <w:left w:val="nil"/>
              <w:bottom w:val="nil"/>
              <w:right w:val="nil"/>
            </w:tcBorders>
            <w:shd w:val="clear" w:color="auto" w:fill="auto"/>
            <w:noWrap/>
            <w:hideMark/>
          </w:tcPr>
          <w:p w14:paraId="65D0F960" w14:textId="77777777" w:rsidR="00714C06" w:rsidRPr="00AA39C8" w:rsidRDefault="00714C06" w:rsidP="00DC5C13">
            <w:pPr>
              <w:jc w:val="right"/>
              <w:rPr>
                <w:color w:val="000000"/>
                <w:sz w:val="22"/>
                <w:lang w:eastAsia="lv-LV"/>
              </w:rPr>
            </w:pPr>
            <w:del w:id="171" w:author="Viecha" w:date="2016-11-08T01:23:00Z">
              <w:r w:rsidRPr="00AA39C8" w:rsidDel="005728C1">
                <w:rPr>
                  <w:color w:val="000000"/>
                  <w:sz w:val="22"/>
                  <w:szCs w:val="22"/>
                  <w:lang w:eastAsia="lv-LV"/>
                </w:rPr>
                <w:delText>11</w:delText>
              </w:r>
            </w:del>
            <w:ins w:id="172" w:author="Viecha" w:date="2016-11-08T01:23:00Z">
              <w:r w:rsidR="005728C1">
                <w:rPr>
                  <w:color w:val="000000"/>
                  <w:sz w:val="22"/>
                  <w:szCs w:val="22"/>
                  <w:lang w:eastAsia="lv-LV"/>
                </w:rPr>
                <w:t>6</w:t>
              </w:r>
            </w:ins>
          </w:p>
        </w:tc>
        <w:tc>
          <w:tcPr>
            <w:tcW w:w="2414" w:type="dxa"/>
            <w:tcBorders>
              <w:top w:val="nil"/>
              <w:left w:val="single" w:sz="4" w:space="0" w:color="auto"/>
              <w:bottom w:val="single" w:sz="4" w:space="0" w:color="auto"/>
              <w:right w:val="single" w:sz="4" w:space="0" w:color="auto"/>
            </w:tcBorders>
            <w:shd w:val="clear" w:color="auto" w:fill="auto"/>
            <w:hideMark/>
          </w:tcPr>
          <w:p w14:paraId="1CFBBC82" w14:textId="77777777" w:rsidR="00714C06" w:rsidRPr="00AA39C8" w:rsidRDefault="00714C06" w:rsidP="00DC5C13">
            <w:pPr>
              <w:rPr>
                <w:b/>
                <w:bCs/>
                <w:color w:val="000000"/>
                <w:sz w:val="22"/>
                <w:lang w:eastAsia="lv-LV"/>
              </w:rPr>
            </w:pPr>
            <w:proofErr w:type="spellStart"/>
            <w:r w:rsidRPr="00AA39C8">
              <w:rPr>
                <w:b/>
                <w:bCs/>
                <w:color w:val="000000"/>
                <w:sz w:val="22"/>
                <w:szCs w:val="22"/>
                <w:lang w:eastAsia="lv-LV"/>
              </w:rPr>
              <w:t>Serveru</w:t>
            </w:r>
            <w:proofErr w:type="spellEnd"/>
            <w:r w:rsidRPr="00AA39C8">
              <w:rPr>
                <w:b/>
                <w:bCs/>
                <w:color w:val="000000"/>
                <w:sz w:val="22"/>
                <w:szCs w:val="22"/>
                <w:lang w:eastAsia="lv-LV"/>
              </w:rPr>
              <w:t xml:space="preserve"> </w:t>
            </w:r>
            <w:proofErr w:type="spellStart"/>
            <w:r w:rsidRPr="00AA39C8">
              <w:rPr>
                <w:b/>
                <w:bCs/>
                <w:color w:val="000000"/>
                <w:sz w:val="22"/>
                <w:szCs w:val="22"/>
                <w:lang w:eastAsia="lv-LV"/>
              </w:rPr>
              <w:t>uzturēšana</w:t>
            </w:r>
            <w:proofErr w:type="spellEnd"/>
          </w:p>
        </w:tc>
        <w:tc>
          <w:tcPr>
            <w:tcW w:w="7088" w:type="dxa"/>
            <w:tcBorders>
              <w:top w:val="nil"/>
              <w:left w:val="nil"/>
              <w:bottom w:val="single" w:sz="4" w:space="0" w:color="auto"/>
              <w:right w:val="single" w:sz="4" w:space="0" w:color="auto"/>
            </w:tcBorders>
            <w:shd w:val="clear" w:color="auto" w:fill="auto"/>
            <w:hideMark/>
          </w:tcPr>
          <w:p w14:paraId="007B7889" w14:textId="77777777" w:rsidR="00714C06" w:rsidRPr="00AA39C8" w:rsidRDefault="005556B9" w:rsidP="005556B9">
            <w:pPr>
              <w:rPr>
                <w:color w:val="000000"/>
                <w:sz w:val="22"/>
                <w:lang w:eastAsia="lv-LV"/>
              </w:rPr>
            </w:pPr>
            <w:proofErr w:type="spellStart"/>
            <w:ins w:id="173" w:author="Viecha" w:date="2016-11-08T01:23:00Z">
              <w:r>
                <w:rPr>
                  <w:color w:val="000000"/>
                  <w:sz w:val="22"/>
                  <w:szCs w:val="22"/>
                  <w:lang w:eastAsia="lv-LV"/>
                </w:rPr>
                <w:t>Attālināta</w:t>
              </w:r>
              <w:proofErr w:type="spellEnd"/>
              <w:r>
                <w:rPr>
                  <w:color w:val="000000"/>
                  <w:sz w:val="22"/>
                  <w:szCs w:val="22"/>
                  <w:lang w:eastAsia="lv-LV"/>
                </w:rPr>
                <w:t xml:space="preserve"> </w:t>
              </w:r>
            </w:ins>
            <w:del w:id="174" w:author="Viecha" w:date="2016-11-08T01:23:00Z">
              <w:r w:rsidR="00714C06" w:rsidRPr="00AA39C8" w:rsidDel="005556B9">
                <w:rPr>
                  <w:color w:val="000000"/>
                  <w:sz w:val="22"/>
                  <w:szCs w:val="22"/>
                  <w:lang w:eastAsia="lv-LV"/>
                </w:rPr>
                <w:delText>K</w:delText>
              </w:r>
            </w:del>
            <w:proofErr w:type="spellStart"/>
            <w:ins w:id="175" w:author="Viecha" w:date="2016-11-08T01:23:00Z">
              <w:r>
                <w:rPr>
                  <w:color w:val="000000"/>
                  <w:sz w:val="22"/>
                  <w:szCs w:val="22"/>
                  <w:lang w:eastAsia="lv-LV"/>
                </w:rPr>
                <w:t>k</w:t>
              </w:r>
            </w:ins>
            <w:r w:rsidR="00714C06" w:rsidRPr="00AA39C8">
              <w:rPr>
                <w:color w:val="000000"/>
                <w:sz w:val="22"/>
                <w:szCs w:val="22"/>
                <w:lang w:eastAsia="lv-LV"/>
              </w:rPr>
              <w:t>lienta</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serveru</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uzturēšana</w:t>
            </w:r>
            <w:proofErr w:type="spellEnd"/>
            <w:r w:rsidR="00714C06" w:rsidRPr="00AA39C8">
              <w:rPr>
                <w:color w:val="000000"/>
                <w:sz w:val="22"/>
                <w:szCs w:val="22"/>
                <w:lang w:eastAsia="lv-LV"/>
              </w:rPr>
              <w:t>.</w:t>
            </w:r>
          </w:p>
        </w:tc>
      </w:tr>
      <w:tr w:rsidR="00714C06" w:rsidRPr="00AA39C8" w14:paraId="03C7F763" w14:textId="77777777" w:rsidTr="00DC5C13">
        <w:trPr>
          <w:trHeight w:val="600"/>
        </w:trPr>
        <w:tc>
          <w:tcPr>
            <w:tcW w:w="436" w:type="dxa"/>
            <w:tcBorders>
              <w:top w:val="nil"/>
              <w:left w:val="nil"/>
              <w:bottom w:val="nil"/>
              <w:right w:val="nil"/>
            </w:tcBorders>
            <w:shd w:val="clear" w:color="auto" w:fill="auto"/>
            <w:noWrap/>
            <w:hideMark/>
          </w:tcPr>
          <w:p w14:paraId="72B0C95F" w14:textId="77777777" w:rsidR="00714C06" w:rsidRPr="00AA39C8" w:rsidRDefault="00714C06" w:rsidP="00DC5C13">
            <w:pPr>
              <w:jc w:val="right"/>
              <w:rPr>
                <w:color w:val="000000"/>
                <w:sz w:val="22"/>
                <w:lang w:eastAsia="lv-LV"/>
              </w:rPr>
            </w:pPr>
            <w:del w:id="176" w:author="Viecha" w:date="2016-11-08T01:23:00Z">
              <w:r w:rsidRPr="00AA39C8" w:rsidDel="005728C1">
                <w:rPr>
                  <w:color w:val="000000"/>
                  <w:sz w:val="22"/>
                  <w:szCs w:val="22"/>
                  <w:lang w:eastAsia="lv-LV"/>
                </w:rPr>
                <w:delText>12</w:delText>
              </w:r>
            </w:del>
            <w:ins w:id="177" w:author="Viecha" w:date="2016-11-08T01:23:00Z">
              <w:r w:rsidR="005728C1">
                <w:rPr>
                  <w:color w:val="000000"/>
                  <w:sz w:val="22"/>
                  <w:szCs w:val="22"/>
                  <w:lang w:eastAsia="lv-LV"/>
                </w:rPr>
                <w:t>7</w:t>
              </w:r>
            </w:ins>
          </w:p>
        </w:tc>
        <w:tc>
          <w:tcPr>
            <w:tcW w:w="2414" w:type="dxa"/>
            <w:tcBorders>
              <w:top w:val="nil"/>
              <w:left w:val="single" w:sz="4" w:space="0" w:color="auto"/>
              <w:bottom w:val="single" w:sz="4" w:space="0" w:color="auto"/>
              <w:right w:val="single" w:sz="4" w:space="0" w:color="auto"/>
            </w:tcBorders>
            <w:shd w:val="clear" w:color="auto" w:fill="auto"/>
            <w:hideMark/>
          </w:tcPr>
          <w:p w14:paraId="032A36BE" w14:textId="77777777" w:rsidR="00714C06" w:rsidRPr="00AA39C8" w:rsidRDefault="00714C06" w:rsidP="00DC5C13">
            <w:pPr>
              <w:rPr>
                <w:b/>
                <w:bCs/>
                <w:color w:val="000000"/>
                <w:sz w:val="22"/>
                <w:lang w:eastAsia="lv-LV"/>
              </w:rPr>
            </w:pPr>
            <w:proofErr w:type="spellStart"/>
            <w:r w:rsidRPr="00AA39C8">
              <w:rPr>
                <w:b/>
                <w:bCs/>
                <w:color w:val="000000"/>
                <w:sz w:val="22"/>
                <w:szCs w:val="22"/>
                <w:lang w:eastAsia="lv-LV"/>
              </w:rPr>
              <w:t>Tīkla</w:t>
            </w:r>
            <w:proofErr w:type="spellEnd"/>
            <w:r w:rsidRPr="00AA39C8">
              <w:rPr>
                <w:b/>
                <w:bCs/>
                <w:color w:val="000000"/>
                <w:sz w:val="22"/>
                <w:szCs w:val="22"/>
                <w:lang w:eastAsia="lv-LV"/>
              </w:rPr>
              <w:t xml:space="preserve"> </w:t>
            </w:r>
            <w:proofErr w:type="spellStart"/>
            <w:r w:rsidRPr="00AA39C8">
              <w:rPr>
                <w:b/>
                <w:bCs/>
                <w:color w:val="000000"/>
                <w:sz w:val="22"/>
                <w:szCs w:val="22"/>
                <w:lang w:eastAsia="lv-LV"/>
              </w:rPr>
              <w:t>infrastruktūras</w:t>
            </w:r>
            <w:proofErr w:type="spellEnd"/>
            <w:r w:rsidRPr="00AA39C8">
              <w:rPr>
                <w:b/>
                <w:bCs/>
                <w:color w:val="000000"/>
                <w:sz w:val="22"/>
                <w:szCs w:val="22"/>
                <w:lang w:eastAsia="lv-LV"/>
              </w:rPr>
              <w:t xml:space="preserve"> </w:t>
            </w:r>
            <w:proofErr w:type="spellStart"/>
            <w:r w:rsidRPr="00AA39C8">
              <w:rPr>
                <w:b/>
                <w:bCs/>
                <w:color w:val="000000"/>
                <w:sz w:val="22"/>
                <w:szCs w:val="22"/>
                <w:lang w:eastAsia="lv-LV"/>
              </w:rPr>
              <w:t>uzturēšana</w:t>
            </w:r>
            <w:proofErr w:type="spellEnd"/>
          </w:p>
        </w:tc>
        <w:tc>
          <w:tcPr>
            <w:tcW w:w="7088" w:type="dxa"/>
            <w:tcBorders>
              <w:top w:val="nil"/>
              <w:left w:val="nil"/>
              <w:bottom w:val="single" w:sz="4" w:space="0" w:color="auto"/>
              <w:right w:val="single" w:sz="4" w:space="0" w:color="auto"/>
            </w:tcBorders>
            <w:shd w:val="clear" w:color="auto" w:fill="auto"/>
            <w:hideMark/>
          </w:tcPr>
          <w:p w14:paraId="0582BE37" w14:textId="77777777" w:rsidR="00714C06" w:rsidRPr="00AA39C8" w:rsidRDefault="005556B9" w:rsidP="005556B9">
            <w:pPr>
              <w:rPr>
                <w:color w:val="000000"/>
                <w:sz w:val="22"/>
                <w:lang w:eastAsia="lv-LV"/>
              </w:rPr>
            </w:pPr>
            <w:proofErr w:type="spellStart"/>
            <w:ins w:id="178" w:author="Viecha" w:date="2016-11-08T01:24:00Z">
              <w:r>
                <w:rPr>
                  <w:color w:val="000000"/>
                  <w:sz w:val="22"/>
                  <w:szCs w:val="22"/>
                  <w:lang w:eastAsia="lv-LV"/>
                </w:rPr>
                <w:t>Attālināta</w:t>
              </w:r>
              <w:proofErr w:type="spellEnd"/>
              <w:r w:rsidRPr="00AA39C8">
                <w:rPr>
                  <w:color w:val="000000"/>
                  <w:sz w:val="22"/>
                  <w:szCs w:val="22"/>
                  <w:lang w:eastAsia="lv-LV"/>
                </w:rPr>
                <w:t xml:space="preserve"> </w:t>
              </w:r>
            </w:ins>
            <w:del w:id="179" w:author="Viecha" w:date="2016-11-08T01:24:00Z">
              <w:r w:rsidR="00714C06" w:rsidRPr="00AA39C8" w:rsidDel="005556B9">
                <w:rPr>
                  <w:color w:val="000000"/>
                  <w:sz w:val="22"/>
                  <w:szCs w:val="22"/>
                  <w:lang w:eastAsia="lv-LV"/>
                </w:rPr>
                <w:delText>T</w:delText>
              </w:r>
            </w:del>
            <w:proofErr w:type="spellStart"/>
            <w:ins w:id="180" w:author="Viecha" w:date="2016-11-08T01:24:00Z">
              <w:r>
                <w:rPr>
                  <w:color w:val="000000"/>
                  <w:sz w:val="22"/>
                  <w:szCs w:val="22"/>
                  <w:lang w:eastAsia="lv-LV"/>
                </w:rPr>
                <w:t>i</w:t>
              </w:r>
            </w:ins>
            <w:r w:rsidR="00714C06" w:rsidRPr="00AA39C8">
              <w:rPr>
                <w:color w:val="000000"/>
                <w:sz w:val="22"/>
                <w:szCs w:val="22"/>
                <w:lang w:eastAsia="lv-LV"/>
              </w:rPr>
              <w:t>ikla</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infrastruktūras</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uzturēšana</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konfigurēšana</w:t>
            </w:r>
            <w:proofErr w:type="spellEnd"/>
            <w:r w:rsidR="00714C06" w:rsidRPr="00AA39C8">
              <w:rPr>
                <w:color w:val="000000"/>
                <w:sz w:val="22"/>
                <w:szCs w:val="22"/>
                <w:lang w:eastAsia="lv-LV"/>
              </w:rPr>
              <w:t xml:space="preserve">. </w:t>
            </w:r>
            <w:del w:id="181" w:author="Viecha" w:date="2016-11-08T01:22:00Z">
              <w:r w:rsidR="00714C06" w:rsidRPr="00AA39C8" w:rsidDel="005728C1">
                <w:rPr>
                  <w:color w:val="000000"/>
                  <w:sz w:val="22"/>
                  <w:szCs w:val="22"/>
                  <w:lang w:eastAsia="lv-LV"/>
                </w:rPr>
                <w:delText>Tīkla kabeļu marķēšana, nostiprināšana.</w:delText>
              </w:r>
            </w:del>
          </w:p>
        </w:tc>
      </w:tr>
      <w:tr w:rsidR="00714C06" w:rsidRPr="00AA39C8" w:rsidDel="005728C1" w14:paraId="69BF9121" w14:textId="77777777" w:rsidTr="00DC5C13">
        <w:trPr>
          <w:trHeight w:val="1500"/>
          <w:del w:id="182" w:author="Viecha" w:date="2016-11-08T01:22:00Z"/>
        </w:trPr>
        <w:tc>
          <w:tcPr>
            <w:tcW w:w="436" w:type="dxa"/>
            <w:tcBorders>
              <w:top w:val="nil"/>
              <w:left w:val="nil"/>
              <w:bottom w:val="nil"/>
              <w:right w:val="nil"/>
            </w:tcBorders>
            <w:shd w:val="clear" w:color="auto" w:fill="auto"/>
            <w:noWrap/>
            <w:hideMark/>
          </w:tcPr>
          <w:p w14:paraId="296A4C4D" w14:textId="77777777" w:rsidR="00714C06" w:rsidRPr="00AA39C8" w:rsidDel="005728C1" w:rsidRDefault="00714C06" w:rsidP="00DC5C13">
            <w:pPr>
              <w:jc w:val="right"/>
              <w:rPr>
                <w:del w:id="183" w:author="Viecha" w:date="2016-11-08T01:22:00Z"/>
                <w:color w:val="000000"/>
                <w:sz w:val="22"/>
                <w:lang w:eastAsia="lv-LV"/>
              </w:rPr>
            </w:pPr>
            <w:del w:id="184" w:author="Viecha" w:date="2016-11-08T01:22:00Z">
              <w:r w:rsidRPr="00AA39C8" w:rsidDel="005728C1">
                <w:rPr>
                  <w:color w:val="000000"/>
                  <w:sz w:val="22"/>
                  <w:szCs w:val="22"/>
                  <w:lang w:eastAsia="lv-LV"/>
                </w:rPr>
                <w:delText>13</w:delText>
              </w:r>
            </w:del>
          </w:p>
        </w:tc>
        <w:tc>
          <w:tcPr>
            <w:tcW w:w="2414" w:type="dxa"/>
            <w:tcBorders>
              <w:top w:val="nil"/>
              <w:left w:val="single" w:sz="4" w:space="0" w:color="auto"/>
              <w:bottom w:val="single" w:sz="4" w:space="0" w:color="auto"/>
              <w:right w:val="single" w:sz="4" w:space="0" w:color="auto"/>
            </w:tcBorders>
            <w:shd w:val="clear" w:color="auto" w:fill="auto"/>
            <w:hideMark/>
          </w:tcPr>
          <w:p w14:paraId="6DFDEB28" w14:textId="77777777" w:rsidR="00714C06" w:rsidRPr="00AA39C8" w:rsidDel="005728C1" w:rsidRDefault="00714C06" w:rsidP="00DC5C13">
            <w:pPr>
              <w:rPr>
                <w:del w:id="185" w:author="Viecha" w:date="2016-11-08T01:22:00Z"/>
                <w:b/>
                <w:bCs/>
                <w:color w:val="000000"/>
                <w:sz w:val="22"/>
                <w:lang w:eastAsia="lv-LV"/>
              </w:rPr>
            </w:pPr>
            <w:del w:id="186" w:author="Viecha" w:date="2016-11-08T01:22:00Z">
              <w:r w:rsidRPr="00AA39C8" w:rsidDel="005728C1">
                <w:rPr>
                  <w:b/>
                  <w:bCs/>
                  <w:color w:val="000000"/>
                  <w:sz w:val="22"/>
                  <w:szCs w:val="22"/>
                  <w:lang w:eastAsia="lv-LV"/>
                </w:rPr>
                <w:delText>Ātrā tehnikas maiņa</w:delText>
              </w:r>
            </w:del>
          </w:p>
        </w:tc>
        <w:tc>
          <w:tcPr>
            <w:tcW w:w="7088" w:type="dxa"/>
            <w:tcBorders>
              <w:top w:val="nil"/>
              <w:left w:val="nil"/>
              <w:bottom w:val="single" w:sz="4" w:space="0" w:color="auto"/>
              <w:right w:val="single" w:sz="4" w:space="0" w:color="auto"/>
            </w:tcBorders>
            <w:shd w:val="clear" w:color="auto" w:fill="auto"/>
            <w:hideMark/>
          </w:tcPr>
          <w:p w14:paraId="413357E4" w14:textId="77777777" w:rsidR="00714C06" w:rsidRPr="00AA39C8" w:rsidDel="005728C1" w:rsidRDefault="00714C06" w:rsidP="00DC5C13">
            <w:pPr>
              <w:rPr>
                <w:del w:id="187" w:author="Viecha" w:date="2016-11-08T01:22:00Z"/>
                <w:color w:val="000000"/>
                <w:sz w:val="22"/>
                <w:lang w:eastAsia="lv-LV"/>
              </w:rPr>
            </w:pPr>
            <w:del w:id="188" w:author="Viecha" w:date="2016-11-08T01:22:00Z">
              <w:r w:rsidRPr="00AA39C8" w:rsidDel="005728C1">
                <w:rPr>
                  <w:color w:val="000000"/>
                  <w:sz w:val="22"/>
                  <w:szCs w:val="22"/>
                  <w:lang w:eastAsia="lv-LV"/>
                </w:rPr>
                <w:delText>No Klientam un Pakalpojumu sniedzējam pieejamajām detaļām Pakalpojumu sniedzējs nekavējoties veic remontu uz vietas iespēju robežās. Vajadzības gadījumā bojāto tehniku aizstāj ar rezerves tehniku ja tāda ir un veic visu nepieciešamo datora konfigurāciju lietotāju darbam.</w:delText>
              </w:r>
            </w:del>
          </w:p>
        </w:tc>
      </w:tr>
      <w:tr w:rsidR="00714C06" w:rsidRPr="000F36E1" w14:paraId="5C032096" w14:textId="77777777" w:rsidTr="00DC5C13">
        <w:trPr>
          <w:trHeight w:val="1500"/>
        </w:trPr>
        <w:tc>
          <w:tcPr>
            <w:tcW w:w="436" w:type="dxa"/>
            <w:tcBorders>
              <w:top w:val="nil"/>
              <w:left w:val="nil"/>
              <w:bottom w:val="nil"/>
              <w:right w:val="nil"/>
            </w:tcBorders>
            <w:shd w:val="clear" w:color="auto" w:fill="auto"/>
            <w:noWrap/>
          </w:tcPr>
          <w:p w14:paraId="752F8DE1" w14:textId="77777777" w:rsidR="00714C06" w:rsidRPr="00AA39C8" w:rsidRDefault="00714C06" w:rsidP="00DC5C13">
            <w:pPr>
              <w:jc w:val="right"/>
              <w:rPr>
                <w:color w:val="000000"/>
                <w:sz w:val="22"/>
                <w:szCs w:val="22"/>
                <w:lang w:eastAsia="lv-LV"/>
              </w:rPr>
            </w:pPr>
            <w:del w:id="189" w:author="Viecha" w:date="2016-11-08T01:23:00Z">
              <w:r w:rsidRPr="00AA39C8" w:rsidDel="005728C1">
                <w:rPr>
                  <w:color w:val="000000"/>
                  <w:sz w:val="22"/>
                  <w:szCs w:val="22"/>
                  <w:lang w:eastAsia="lv-LV"/>
                </w:rPr>
                <w:delText>14</w:delText>
              </w:r>
            </w:del>
            <w:ins w:id="190" w:author="Viecha" w:date="2016-11-08T01:23:00Z">
              <w:r w:rsidR="005728C1">
                <w:rPr>
                  <w:color w:val="000000"/>
                  <w:sz w:val="22"/>
                  <w:szCs w:val="22"/>
                  <w:lang w:eastAsia="lv-LV"/>
                </w:rPr>
                <w:t>8</w:t>
              </w:r>
            </w:ins>
          </w:p>
        </w:tc>
        <w:tc>
          <w:tcPr>
            <w:tcW w:w="2414" w:type="dxa"/>
            <w:tcBorders>
              <w:top w:val="nil"/>
              <w:left w:val="single" w:sz="4" w:space="0" w:color="auto"/>
              <w:bottom w:val="single" w:sz="4" w:space="0" w:color="auto"/>
              <w:right w:val="single" w:sz="4" w:space="0" w:color="auto"/>
            </w:tcBorders>
            <w:shd w:val="clear" w:color="auto" w:fill="auto"/>
          </w:tcPr>
          <w:p w14:paraId="3C62EA59" w14:textId="77777777" w:rsidR="00714C06" w:rsidRPr="00AA39C8" w:rsidRDefault="00714C06" w:rsidP="00DC5C13">
            <w:pPr>
              <w:rPr>
                <w:b/>
                <w:bCs/>
                <w:color w:val="000000"/>
                <w:sz w:val="22"/>
                <w:szCs w:val="22"/>
                <w:lang w:eastAsia="lv-LV"/>
              </w:rPr>
            </w:pPr>
            <w:proofErr w:type="spellStart"/>
            <w:r w:rsidRPr="00AA39C8">
              <w:rPr>
                <w:b/>
                <w:bCs/>
                <w:color w:val="000000"/>
                <w:sz w:val="22"/>
                <w:szCs w:val="22"/>
                <w:lang w:eastAsia="lv-LV"/>
              </w:rPr>
              <w:t>Darba</w:t>
            </w:r>
            <w:proofErr w:type="spellEnd"/>
            <w:r w:rsidRPr="00AA39C8">
              <w:rPr>
                <w:b/>
                <w:bCs/>
                <w:color w:val="000000"/>
                <w:sz w:val="22"/>
                <w:szCs w:val="22"/>
                <w:lang w:eastAsia="lv-LV"/>
              </w:rPr>
              <w:t xml:space="preserve"> </w:t>
            </w:r>
            <w:proofErr w:type="spellStart"/>
            <w:r w:rsidRPr="00AA39C8">
              <w:rPr>
                <w:b/>
                <w:bCs/>
                <w:color w:val="000000"/>
                <w:sz w:val="22"/>
                <w:szCs w:val="22"/>
                <w:lang w:eastAsia="lv-LV"/>
              </w:rPr>
              <w:t>staciju</w:t>
            </w:r>
            <w:proofErr w:type="spellEnd"/>
            <w:r w:rsidRPr="00AA39C8">
              <w:rPr>
                <w:b/>
                <w:bCs/>
                <w:color w:val="000000"/>
                <w:sz w:val="22"/>
                <w:szCs w:val="22"/>
                <w:lang w:eastAsia="lv-LV"/>
              </w:rPr>
              <w:t xml:space="preserve"> </w:t>
            </w:r>
            <w:proofErr w:type="spellStart"/>
            <w:r w:rsidRPr="00AA39C8">
              <w:rPr>
                <w:b/>
                <w:bCs/>
                <w:color w:val="000000"/>
                <w:sz w:val="22"/>
                <w:szCs w:val="22"/>
                <w:lang w:eastAsia="lv-LV"/>
              </w:rPr>
              <w:t>perifēro</w:t>
            </w:r>
            <w:proofErr w:type="spellEnd"/>
            <w:r w:rsidRPr="00AA39C8">
              <w:rPr>
                <w:b/>
                <w:bCs/>
                <w:color w:val="000000"/>
                <w:sz w:val="22"/>
                <w:szCs w:val="22"/>
                <w:lang w:eastAsia="lv-LV"/>
              </w:rPr>
              <w:t xml:space="preserve"> </w:t>
            </w:r>
            <w:proofErr w:type="spellStart"/>
            <w:r w:rsidRPr="00AA39C8">
              <w:rPr>
                <w:b/>
                <w:bCs/>
                <w:color w:val="000000"/>
                <w:sz w:val="22"/>
                <w:szCs w:val="22"/>
                <w:lang w:eastAsia="lv-LV"/>
              </w:rPr>
              <w:t>iekārtu</w:t>
            </w:r>
            <w:proofErr w:type="spellEnd"/>
            <w:r w:rsidRPr="00AA39C8">
              <w:rPr>
                <w:b/>
                <w:bCs/>
                <w:color w:val="000000"/>
                <w:sz w:val="22"/>
                <w:szCs w:val="22"/>
                <w:lang w:eastAsia="lv-LV"/>
              </w:rPr>
              <w:t xml:space="preserve"> </w:t>
            </w:r>
            <w:proofErr w:type="spellStart"/>
            <w:r w:rsidRPr="00AA39C8">
              <w:rPr>
                <w:b/>
                <w:bCs/>
                <w:color w:val="000000"/>
                <w:sz w:val="22"/>
                <w:szCs w:val="22"/>
                <w:lang w:eastAsia="lv-LV"/>
              </w:rPr>
              <w:t>uzturēšana</w:t>
            </w:r>
            <w:proofErr w:type="spellEnd"/>
          </w:p>
        </w:tc>
        <w:tc>
          <w:tcPr>
            <w:tcW w:w="7088" w:type="dxa"/>
            <w:tcBorders>
              <w:top w:val="nil"/>
              <w:left w:val="nil"/>
              <w:bottom w:val="single" w:sz="4" w:space="0" w:color="auto"/>
              <w:right w:val="single" w:sz="4" w:space="0" w:color="auto"/>
            </w:tcBorders>
            <w:shd w:val="clear" w:color="auto" w:fill="auto"/>
          </w:tcPr>
          <w:p w14:paraId="39C52AAE" w14:textId="77777777" w:rsidR="00714C06" w:rsidRPr="00C77E7C" w:rsidRDefault="005556B9" w:rsidP="005556B9">
            <w:pPr>
              <w:rPr>
                <w:color w:val="000000"/>
                <w:sz w:val="22"/>
                <w:szCs w:val="22"/>
                <w:lang w:eastAsia="lv-LV"/>
              </w:rPr>
            </w:pPr>
            <w:proofErr w:type="spellStart"/>
            <w:ins w:id="191" w:author="Viecha" w:date="2016-11-08T01:24:00Z">
              <w:r>
                <w:rPr>
                  <w:color w:val="000000"/>
                  <w:sz w:val="22"/>
                  <w:szCs w:val="22"/>
                  <w:lang w:eastAsia="lv-LV"/>
                </w:rPr>
                <w:t>Attālināta</w:t>
              </w:r>
              <w:proofErr w:type="spellEnd"/>
              <w:r w:rsidRPr="00AA39C8">
                <w:rPr>
                  <w:color w:val="000000"/>
                  <w:sz w:val="22"/>
                  <w:szCs w:val="22"/>
                  <w:lang w:eastAsia="lv-LV"/>
                </w:rPr>
                <w:t xml:space="preserve"> </w:t>
              </w:r>
            </w:ins>
            <w:del w:id="192" w:author="Viecha" w:date="2016-11-08T01:24:00Z">
              <w:r w:rsidR="00714C06" w:rsidRPr="00AA39C8" w:rsidDel="005556B9">
                <w:rPr>
                  <w:color w:val="000000"/>
                  <w:sz w:val="22"/>
                  <w:szCs w:val="22"/>
                  <w:lang w:eastAsia="lv-LV"/>
                </w:rPr>
                <w:delText>K</w:delText>
              </w:r>
            </w:del>
            <w:proofErr w:type="spellStart"/>
            <w:ins w:id="193" w:author="Viecha" w:date="2016-11-08T01:24:00Z">
              <w:r>
                <w:rPr>
                  <w:color w:val="000000"/>
                  <w:sz w:val="22"/>
                  <w:szCs w:val="22"/>
                  <w:lang w:eastAsia="lv-LV"/>
                </w:rPr>
                <w:t>k</w:t>
              </w:r>
            </w:ins>
            <w:r w:rsidR="00714C06" w:rsidRPr="00AA39C8">
              <w:rPr>
                <w:color w:val="000000"/>
                <w:sz w:val="22"/>
                <w:szCs w:val="22"/>
                <w:lang w:eastAsia="lv-LV"/>
              </w:rPr>
              <w:t>lienta</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darba</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staciju</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perifēro</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iekārtu</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printeri</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skeneri</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mazā</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tīkla</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tehnika</w:t>
            </w:r>
            <w:proofErr w:type="spellEnd"/>
            <w:r w:rsidR="00714C06" w:rsidRPr="00AA39C8">
              <w:rPr>
                <w:color w:val="000000"/>
                <w:sz w:val="22"/>
                <w:szCs w:val="22"/>
                <w:lang w:eastAsia="lv-LV"/>
              </w:rPr>
              <w:t xml:space="preserve">) </w:t>
            </w:r>
            <w:proofErr w:type="spellStart"/>
            <w:r w:rsidR="00714C06" w:rsidRPr="00AA39C8">
              <w:rPr>
                <w:color w:val="000000"/>
                <w:sz w:val="22"/>
                <w:szCs w:val="22"/>
                <w:lang w:eastAsia="lv-LV"/>
              </w:rPr>
              <w:t>konfigurēšana</w:t>
            </w:r>
            <w:proofErr w:type="spellEnd"/>
            <w:r w:rsidR="00714C06" w:rsidRPr="00AA39C8">
              <w:rPr>
                <w:color w:val="000000"/>
                <w:sz w:val="22"/>
                <w:szCs w:val="22"/>
                <w:lang w:eastAsia="lv-LV"/>
              </w:rPr>
              <w:t xml:space="preserve"> un </w:t>
            </w:r>
            <w:proofErr w:type="spellStart"/>
            <w:r w:rsidR="00714C06" w:rsidRPr="00AA39C8">
              <w:rPr>
                <w:color w:val="000000"/>
                <w:sz w:val="22"/>
                <w:szCs w:val="22"/>
                <w:lang w:eastAsia="lv-LV"/>
              </w:rPr>
              <w:t>uzturēšana</w:t>
            </w:r>
            <w:proofErr w:type="spellEnd"/>
            <w:r w:rsidR="00714C06" w:rsidRPr="00AA39C8">
              <w:rPr>
                <w:color w:val="000000"/>
                <w:sz w:val="22"/>
                <w:szCs w:val="22"/>
                <w:lang w:eastAsia="lv-LV"/>
              </w:rPr>
              <w:t>.</w:t>
            </w:r>
          </w:p>
        </w:tc>
      </w:tr>
    </w:tbl>
    <w:p w14:paraId="7F06105A" w14:textId="77777777" w:rsidR="00714C06" w:rsidRPr="0002229C" w:rsidRDefault="00714C06" w:rsidP="00E61943">
      <w:pPr>
        <w:jc w:val="right"/>
        <w:rPr>
          <w:lang w:val="lv-LV"/>
        </w:rPr>
      </w:pPr>
    </w:p>
    <w:sectPr w:rsidR="00714C06" w:rsidRPr="0002229C" w:rsidSect="004331B1">
      <w:pgSz w:w="11906" w:h="16838"/>
      <w:pgMar w:top="1440" w:right="1077" w:bottom="1440" w:left="1077" w:header="720" w:footer="720"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2" w:author="Oskars" w:date="2016-08-24T10:40:00Z" w:initials="O">
    <w:p w14:paraId="4BDACC09" w14:textId="77777777" w:rsidR="00DA0B48" w:rsidRDefault="00DA0B48">
      <w:pPr>
        <w:pStyle w:val="CommentText"/>
      </w:pPr>
      <w:r>
        <w:rPr>
          <w:rStyle w:val="CommentReference"/>
        </w:rPr>
        <w:annotationRef/>
      </w:r>
      <w:r>
        <w:t xml:space="preserve">Tad </w:t>
      </w:r>
      <w:proofErr w:type="spellStart"/>
      <w:r>
        <w:t>piedāvāju</w:t>
      </w:r>
      <w:proofErr w:type="spellEnd"/>
      <w:r>
        <w:t xml:space="preserve"> </w:t>
      </w:r>
      <w:proofErr w:type="spellStart"/>
      <w:r>
        <w:t>šādu</w:t>
      </w:r>
      <w:proofErr w:type="spellEnd"/>
      <w:r>
        <w:t xml:space="preserve"> </w:t>
      </w:r>
      <w:proofErr w:type="spellStart"/>
      <w:r>
        <w:t>formulējumu</w:t>
      </w:r>
      <w:proofErr w:type="spellEnd"/>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DACC0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E8FD3A" w14:textId="77777777" w:rsidR="00BE0C0A" w:rsidRDefault="00BE0C0A">
      <w:r>
        <w:separator/>
      </w:r>
    </w:p>
  </w:endnote>
  <w:endnote w:type="continuationSeparator" w:id="0">
    <w:p w14:paraId="5E708342" w14:textId="77777777" w:rsidR="00BE0C0A" w:rsidRDefault="00BE0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LT">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Italic">
    <w:altName w:val="Times New Roman"/>
    <w:panose1 w:val="00000000000000000000"/>
    <w:charset w:val="EE"/>
    <w:family w:val="auto"/>
    <w:notTrueType/>
    <w:pitch w:val="default"/>
    <w:sig w:usb0="00000005" w:usb1="00000000" w:usb2="00000000" w:usb3="00000000" w:csb0="00000002" w:csb1="00000000"/>
  </w:font>
  <w:font w:name="TimesNewRoman">
    <w:altName w:val="Times New Roman"/>
    <w:panose1 w:val="00000000000000000000"/>
    <w:charset w:val="EE"/>
    <w:family w:val="auto"/>
    <w:notTrueType/>
    <w:pitch w:val="default"/>
    <w:sig w:usb0="00000005" w:usb1="00000000" w:usb2="00000000" w:usb3="00000000" w:csb0="00000002" w:csb1="00000000"/>
  </w:font>
  <w:font w:name="TimesNewRoman,BoldItalic">
    <w:altName w:val="Times New Roman"/>
    <w:panose1 w:val="00000000000000000000"/>
    <w:charset w:val="EE"/>
    <w:family w:val="auto"/>
    <w:notTrueType/>
    <w:pitch w:val="default"/>
    <w:sig w:usb0="00000005" w:usb1="00000000" w:usb2="00000000" w:usb3="00000000" w:csb0="00000002"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6B448D" w14:textId="77777777" w:rsidR="008C026C" w:rsidRDefault="008C026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F31C205" w14:textId="77777777" w:rsidR="008C026C" w:rsidRDefault="008C026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9C76C7" w14:textId="77777777" w:rsidR="008C026C" w:rsidRDefault="008C026C" w:rsidP="00184D55">
    <w:pPr>
      <w:pStyle w:val="Footer"/>
      <w:ind w:right="360"/>
      <w:jc w:val="right"/>
    </w:pPr>
    <w:r>
      <w:rPr>
        <w:rStyle w:val="PageNumber"/>
      </w:rPr>
      <w:fldChar w:fldCharType="begin"/>
    </w:r>
    <w:r>
      <w:rPr>
        <w:rStyle w:val="PageNumber"/>
      </w:rPr>
      <w:instrText xml:space="preserve"> PAGE </w:instrText>
    </w:r>
    <w:r>
      <w:rPr>
        <w:rStyle w:val="PageNumber"/>
      </w:rPr>
      <w:fldChar w:fldCharType="separate"/>
    </w:r>
    <w:r w:rsidR="0040701C">
      <w:rPr>
        <w:rStyle w:val="PageNumber"/>
        <w:noProof/>
      </w:rPr>
      <w:t>10</w:t>
    </w:r>
    <w:r>
      <w:rPr>
        <w:rStyle w:val="PageNumber"/>
      </w:rPr>
      <w:fldChar w:fldCharType="end"/>
    </w:r>
    <w:r>
      <w:rPr>
        <w:rStyle w:val="PageNumber"/>
      </w:rPr>
      <w:t xml:space="preserve"> no </w:t>
    </w:r>
    <w:r>
      <w:rPr>
        <w:rStyle w:val="PageNumber"/>
      </w:rPr>
      <w:fldChar w:fldCharType="begin"/>
    </w:r>
    <w:r>
      <w:rPr>
        <w:rStyle w:val="PageNumber"/>
      </w:rPr>
      <w:instrText xml:space="preserve"> NUMPAGES </w:instrText>
    </w:r>
    <w:r>
      <w:rPr>
        <w:rStyle w:val="PageNumber"/>
      </w:rPr>
      <w:fldChar w:fldCharType="separate"/>
    </w:r>
    <w:r w:rsidR="0040701C">
      <w:rPr>
        <w:rStyle w:val="PageNumber"/>
        <w:noProof/>
      </w:rPr>
      <w:t>10</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23B803" w14:textId="77777777" w:rsidR="00BE0C0A" w:rsidRDefault="00BE0C0A">
      <w:r>
        <w:separator/>
      </w:r>
    </w:p>
  </w:footnote>
  <w:footnote w:type="continuationSeparator" w:id="0">
    <w:p w14:paraId="0F993C0D" w14:textId="77777777" w:rsidR="00BE0C0A" w:rsidRDefault="00BE0C0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BBEE45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DB6A07"/>
    <w:multiLevelType w:val="hybridMultilevel"/>
    <w:tmpl w:val="9B6E4344"/>
    <w:lvl w:ilvl="0">
      <w:start w:val="1"/>
      <w:numFmt w:val="decimal"/>
      <w:pStyle w:val="Heading1"/>
      <w:lvlText w:val="%1."/>
      <w:lvlJc w:val="left"/>
      <w:pPr>
        <w:tabs>
          <w:tab w:val="num" w:pos="1080"/>
        </w:tabs>
        <w:ind w:left="1080" w:hanging="360"/>
      </w:pPr>
      <w:rPr>
        <w:rFonts w:hint="default"/>
      </w:rPr>
    </w:lvl>
    <w:lvl w:ilvl="1">
      <w:start w:val="1"/>
      <w:numFmt w:val="bullet"/>
      <w:lvlText w:val=""/>
      <w:lvlJc w:val="left"/>
      <w:pPr>
        <w:tabs>
          <w:tab w:val="num" w:pos="2160"/>
        </w:tabs>
        <w:ind w:left="2160" w:hanging="360"/>
      </w:pPr>
      <w:rPr>
        <w:rFonts w:ascii="Symbol" w:hAnsi="Symbol" w:hint="default"/>
      </w:r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
    <w:nsid w:val="2E73226C"/>
    <w:multiLevelType w:val="multilevel"/>
    <w:tmpl w:val="61C8AE62"/>
    <w:lvl w:ilvl="0">
      <w:start w:val="4"/>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nsid w:val="4E31707B"/>
    <w:multiLevelType w:val="hybridMultilevel"/>
    <w:tmpl w:val="DA86F602"/>
    <w:lvl w:ilvl="0" w:tplc="0409000F">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F1D1CBC"/>
    <w:multiLevelType w:val="hybridMultilevel"/>
    <w:tmpl w:val="F310650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9E25BCC"/>
    <w:multiLevelType w:val="multilevel"/>
    <w:tmpl w:val="BF4200B0"/>
    <w:lvl w:ilvl="0">
      <w:start w:val="1"/>
      <w:numFmt w:val="decimal"/>
      <w:lvlText w:val="%1."/>
      <w:lvlJc w:val="left"/>
      <w:pPr>
        <w:tabs>
          <w:tab w:val="num" w:pos="360"/>
        </w:tabs>
        <w:ind w:left="360" w:hanging="360"/>
      </w:pPr>
      <w:rPr>
        <w:rFonts w:hint="default"/>
      </w:rPr>
    </w:lvl>
    <w:lvl w:ilvl="1">
      <w:start w:val="1"/>
      <w:numFmt w:val="decimal"/>
      <w:pStyle w:val="Heading2"/>
      <w:lvlText w:val="%1.%2."/>
      <w:lvlJc w:val="left"/>
      <w:pPr>
        <w:tabs>
          <w:tab w:val="num" w:pos="624"/>
        </w:tabs>
        <w:ind w:left="624" w:hanging="454"/>
      </w:pPr>
      <w:rPr>
        <w:rFonts w:hint="default"/>
      </w:rPr>
    </w:lvl>
    <w:lvl w:ilvl="2">
      <w:start w:val="1"/>
      <w:numFmt w:val="decimal"/>
      <w:pStyle w:val="Heading3"/>
      <w:lvlText w:val="%1.%2.%3."/>
      <w:lvlJc w:val="left"/>
      <w:pPr>
        <w:tabs>
          <w:tab w:val="num" w:pos="1440"/>
        </w:tabs>
        <w:ind w:left="1224" w:hanging="504"/>
      </w:pPr>
      <w:rPr>
        <w:rFonts w:hint="default"/>
      </w:rPr>
    </w:lvl>
    <w:lvl w:ilvl="3">
      <w:start w:val="1"/>
      <w:numFmt w:val="decimal"/>
      <w:pStyle w:val="Heading4"/>
      <w:lvlText w:val="%1.%2.%3.%4."/>
      <w:lvlJc w:val="left"/>
      <w:pPr>
        <w:tabs>
          <w:tab w:val="num" w:pos="1800"/>
        </w:tabs>
        <w:ind w:left="1728" w:hanging="648"/>
      </w:pPr>
      <w:rPr>
        <w:rFonts w:hint="default"/>
      </w:rPr>
    </w:lvl>
    <w:lvl w:ilvl="4">
      <w:start w:val="1"/>
      <w:numFmt w:val="decimal"/>
      <w:pStyle w:val="Heading5"/>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nsid w:val="6DA64E05"/>
    <w:multiLevelType w:val="multilevel"/>
    <w:tmpl w:val="6BC837A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5"/>
  </w:num>
  <w:num w:numId="3">
    <w:abstractNumId w:val="2"/>
  </w:num>
  <w:num w:numId="4">
    <w:abstractNumId w:val="0"/>
  </w:num>
  <w:num w:numId="5">
    <w:abstractNumId w:val="6"/>
  </w:num>
  <w:num w:numId="6">
    <w:abstractNumId w:val="4"/>
  </w:num>
  <w:num w:numId="7">
    <w:abstractNumId w:val="3"/>
  </w:num>
  <w:numIdMacAtCleanup w:val="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iecha">
    <w15:presenceInfo w15:providerId="None" w15:userId="Viec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ED1"/>
    <w:rsid w:val="0002229C"/>
    <w:rsid w:val="0003343D"/>
    <w:rsid w:val="0003716F"/>
    <w:rsid w:val="0003780E"/>
    <w:rsid w:val="00043018"/>
    <w:rsid w:val="000518E2"/>
    <w:rsid w:val="00057142"/>
    <w:rsid w:val="000578C6"/>
    <w:rsid w:val="00060979"/>
    <w:rsid w:val="00066AED"/>
    <w:rsid w:val="00073808"/>
    <w:rsid w:val="00081725"/>
    <w:rsid w:val="00095C82"/>
    <w:rsid w:val="000B570B"/>
    <w:rsid w:val="000C0A3C"/>
    <w:rsid w:val="000C7D7A"/>
    <w:rsid w:val="000D2A53"/>
    <w:rsid w:val="000E22E3"/>
    <w:rsid w:val="000E48B1"/>
    <w:rsid w:val="000F3231"/>
    <w:rsid w:val="00111C67"/>
    <w:rsid w:val="0011265B"/>
    <w:rsid w:val="00113955"/>
    <w:rsid w:val="00132207"/>
    <w:rsid w:val="00132990"/>
    <w:rsid w:val="00135DE3"/>
    <w:rsid w:val="001557F2"/>
    <w:rsid w:val="00157975"/>
    <w:rsid w:val="0016114B"/>
    <w:rsid w:val="001639AC"/>
    <w:rsid w:val="00165BEB"/>
    <w:rsid w:val="00174720"/>
    <w:rsid w:val="00176CC4"/>
    <w:rsid w:val="00184D55"/>
    <w:rsid w:val="00192E75"/>
    <w:rsid w:val="001A1646"/>
    <w:rsid w:val="001B346E"/>
    <w:rsid w:val="001C21F4"/>
    <w:rsid w:val="001C24B6"/>
    <w:rsid w:val="001C338B"/>
    <w:rsid w:val="001C34EE"/>
    <w:rsid w:val="001C3BCA"/>
    <w:rsid w:val="001C3EEA"/>
    <w:rsid w:val="001E09CC"/>
    <w:rsid w:val="001E3737"/>
    <w:rsid w:val="001E74B5"/>
    <w:rsid w:val="00201CE0"/>
    <w:rsid w:val="002242F8"/>
    <w:rsid w:val="002262F1"/>
    <w:rsid w:val="00226502"/>
    <w:rsid w:val="0024094D"/>
    <w:rsid w:val="00252044"/>
    <w:rsid w:val="00261571"/>
    <w:rsid w:val="0027253B"/>
    <w:rsid w:val="0029181F"/>
    <w:rsid w:val="002B75FF"/>
    <w:rsid w:val="002D0355"/>
    <w:rsid w:val="002D22F7"/>
    <w:rsid w:val="002E05B3"/>
    <w:rsid w:val="002E126F"/>
    <w:rsid w:val="003100A9"/>
    <w:rsid w:val="0031240F"/>
    <w:rsid w:val="00312AE4"/>
    <w:rsid w:val="00314B05"/>
    <w:rsid w:val="003212D1"/>
    <w:rsid w:val="003268C9"/>
    <w:rsid w:val="003279C4"/>
    <w:rsid w:val="00331111"/>
    <w:rsid w:val="00333C58"/>
    <w:rsid w:val="0035418A"/>
    <w:rsid w:val="003541D9"/>
    <w:rsid w:val="00360033"/>
    <w:rsid w:val="00372B04"/>
    <w:rsid w:val="003755BE"/>
    <w:rsid w:val="003765FD"/>
    <w:rsid w:val="00381B7C"/>
    <w:rsid w:val="00383126"/>
    <w:rsid w:val="00383BB0"/>
    <w:rsid w:val="00385E42"/>
    <w:rsid w:val="00396688"/>
    <w:rsid w:val="003A7170"/>
    <w:rsid w:val="003B13AF"/>
    <w:rsid w:val="003C7572"/>
    <w:rsid w:val="003D20EC"/>
    <w:rsid w:val="003D21DA"/>
    <w:rsid w:val="003E5E25"/>
    <w:rsid w:val="003F2B26"/>
    <w:rsid w:val="003F77FF"/>
    <w:rsid w:val="0040178D"/>
    <w:rsid w:val="004060F7"/>
    <w:rsid w:val="004069AC"/>
    <w:rsid w:val="0040701C"/>
    <w:rsid w:val="004113B2"/>
    <w:rsid w:val="004127B5"/>
    <w:rsid w:val="004128CA"/>
    <w:rsid w:val="00415233"/>
    <w:rsid w:val="00420A81"/>
    <w:rsid w:val="00421DD2"/>
    <w:rsid w:val="00425548"/>
    <w:rsid w:val="004331B1"/>
    <w:rsid w:val="00476DD4"/>
    <w:rsid w:val="00477649"/>
    <w:rsid w:val="0049675F"/>
    <w:rsid w:val="004A10AA"/>
    <w:rsid w:val="004A3FA2"/>
    <w:rsid w:val="004A5109"/>
    <w:rsid w:val="004B0796"/>
    <w:rsid w:val="004B1854"/>
    <w:rsid w:val="004B38B8"/>
    <w:rsid w:val="004C1275"/>
    <w:rsid w:val="004C1B87"/>
    <w:rsid w:val="004C5C60"/>
    <w:rsid w:val="00512450"/>
    <w:rsid w:val="005218C5"/>
    <w:rsid w:val="00540864"/>
    <w:rsid w:val="005521F0"/>
    <w:rsid w:val="005556B9"/>
    <w:rsid w:val="00562ABA"/>
    <w:rsid w:val="005728C1"/>
    <w:rsid w:val="005733E6"/>
    <w:rsid w:val="005A31B9"/>
    <w:rsid w:val="005C259A"/>
    <w:rsid w:val="005C3A2B"/>
    <w:rsid w:val="005C5A54"/>
    <w:rsid w:val="005C5DE7"/>
    <w:rsid w:val="005D3923"/>
    <w:rsid w:val="005D55F6"/>
    <w:rsid w:val="005D6707"/>
    <w:rsid w:val="005E0BAE"/>
    <w:rsid w:val="005F02F8"/>
    <w:rsid w:val="00602319"/>
    <w:rsid w:val="00607DEB"/>
    <w:rsid w:val="006117D8"/>
    <w:rsid w:val="00611E7A"/>
    <w:rsid w:val="00611F53"/>
    <w:rsid w:val="00647CF4"/>
    <w:rsid w:val="006506ED"/>
    <w:rsid w:val="00656FCA"/>
    <w:rsid w:val="00661F4B"/>
    <w:rsid w:val="00663626"/>
    <w:rsid w:val="00664DEF"/>
    <w:rsid w:val="00666368"/>
    <w:rsid w:val="00670034"/>
    <w:rsid w:val="0068305D"/>
    <w:rsid w:val="00694DB6"/>
    <w:rsid w:val="006A10EB"/>
    <w:rsid w:val="006A35DE"/>
    <w:rsid w:val="006A5DB3"/>
    <w:rsid w:val="006B3633"/>
    <w:rsid w:val="006F0A46"/>
    <w:rsid w:val="0070214C"/>
    <w:rsid w:val="00711C24"/>
    <w:rsid w:val="00712A38"/>
    <w:rsid w:val="00714C06"/>
    <w:rsid w:val="0071595F"/>
    <w:rsid w:val="00755532"/>
    <w:rsid w:val="00757DCB"/>
    <w:rsid w:val="007745B4"/>
    <w:rsid w:val="00775FAB"/>
    <w:rsid w:val="00777596"/>
    <w:rsid w:val="00786930"/>
    <w:rsid w:val="00790E70"/>
    <w:rsid w:val="00796CE4"/>
    <w:rsid w:val="007A0B39"/>
    <w:rsid w:val="007A3C54"/>
    <w:rsid w:val="007B3D0E"/>
    <w:rsid w:val="007B3FE7"/>
    <w:rsid w:val="007C71B8"/>
    <w:rsid w:val="007E48C0"/>
    <w:rsid w:val="007F157E"/>
    <w:rsid w:val="00806B32"/>
    <w:rsid w:val="00823FC3"/>
    <w:rsid w:val="0085002B"/>
    <w:rsid w:val="00862DC7"/>
    <w:rsid w:val="00886F5C"/>
    <w:rsid w:val="00887955"/>
    <w:rsid w:val="008934A2"/>
    <w:rsid w:val="008A3BFB"/>
    <w:rsid w:val="008A5B2B"/>
    <w:rsid w:val="008B106B"/>
    <w:rsid w:val="008B4BB8"/>
    <w:rsid w:val="008C01D9"/>
    <w:rsid w:val="008C026C"/>
    <w:rsid w:val="008C08C3"/>
    <w:rsid w:val="008D3270"/>
    <w:rsid w:val="008F664E"/>
    <w:rsid w:val="0090114D"/>
    <w:rsid w:val="00914372"/>
    <w:rsid w:val="00923CE7"/>
    <w:rsid w:val="009424EC"/>
    <w:rsid w:val="00955DF3"/>
    <w:rsid w:val="009659F9"/>
    <w:rsid w:val="00970D18"/>
    <w:rsid w:val="009714D5"/>
    <w:rsid w:val="00974A71"/>
    <w:rsid w:val="00981D16"/>
    <w:rsid w:val="00991918"/>
    <w:rsid w:val="00991CD9"/>
    <w:rsid w:val="009A45D7"/>
    <w:rsid w:val="009A75C3"/>
    <w:rsid w:val="009B4EA5"/>
    <w:rsid w:val="009C1235"/>
    <w:rsid w:val="009C1279"/>
    <w:rsid w:val="009C793D"/>
    <w:rsid w:val="009D69E9"/>
    <w:rsid w:val="009F0EAD"/>
    <w:rsid w:val="009F1029"/>
    <w:rsid w:val="009F1CF0"/>
    <w:rsid w:val="009F282B"/>
    <w:rsid w:val="00A0243F"/>
    <w:rsid w:val="00A0276F"/>
    <w:rsid w:val="00A068C1"/>
    <w:rsid w:val="00A068ED"/>
    <w:rsid w:val="00A17795"/>
    <w:rsid w:val="00A2563C"/>
    <w:rsid w:val="00A271C6"/>
    <w:rsid w:val="00A279C5"/>
    <w:rsid w:val="00A32158"/>
    <w:rsid w:val="00A36864"/>
    <w:rsid w:val="00A519E6"/>
    <w:rsid w:val="00A52CD2"/>
    <w:rsid w:val="00A579C8"/>
    <w:rsid w:val="00A668E5"/>
    <w:rsid w:val="00A71006"/>
    <w:rsid w:val="00A718BE"/>
    <w:rsid w:val="00A72E4C"/>
    <w:rsid w:val="00A74F1D"/>
    <w:rsid w:val="00A759C9"/>
    <w:rsid w:val="00A75A76"/>
    <w:rsid w:val="00A81022"/>
    <w:rsid w:val="00A84EC8"/>
    <w:rsid w:val="00A904B8"/>
    <w:rsid w:val="00A96042"/>
    <w:rsid w:val="00AA39C8"/>
    <w:rsid w:val="00AC08D4"/>
    <w:rsid w:val="00AC6427"/>
    <w:rsid w:val="00AD4AF5"/>
    <w:rsid w:val="00AD53C6"/>
    <w:rsid w:val="00AF04F8"/>
    <w:rsid w:val="00AF19E9"/>
    <w:rsid w:val="00AF345B"/>
    <w:rsid w:val="00B13925"/>
    <w:rsid w:val="00B27B70"/>
    <w:rsid w:val="00B410DA"/>
    <w:rsid w:val="00B411E9"/>
    <w:rsid w:val="00B42B9E"/>
    <w:rsid w:val="00B51399"/>
    <w:rsid w:val="00B72056"/>
    <w:rsid w:val="00B7666C"/>
    <w:rsid w:val="00B82EED"/>
    <w:rsid w:val="00B850E3"/>
    <w:rsid w:val="00B96F69"/>
    <w:rsid w:val="00B97E2C"/>
    <w:rsid w:val="00BB740E"/>
    <w:rsid w:val="00BE0C0A"/>
    <w:rsid w:val="00BE76A5"/>
    <w:rsid w:val="00C07289"/>
    <w:rsid w:val="00C24C49"/>
    <w:rsid w:val="00C269DA"/>
    <w:rsid w:val="00C5220F"/>
    <w:rsid w:val="00C63527"/>
    <w:rsid w:val="00C70CCA"/>
    <w:rsid w:val="00C7125B"/>
    <w:rsid w:val="00C73FF3"/>
    <w:rsid w:val="00C83078"/>
    <w:rsid w:val="00C87D38"/>
    <w:rsid w:val="00CA0A04"/>
    <w:rsid w:val="00CA54CE"/>
    <w:rsid w:val="00CA7A8A"/>
    <w:rsid w:val="00CB4020"/>
    <w:rsid w:val="00CC7ADF"/>
    <w:rsid w:val="00CD32F8"/>
    <w:rsid w:val="00CD6650"/>
    <w:rsid w:val="00CE1ED1"/>
    <w:rsid w:val="00CE2C24"/>
    <w:rsid w:val="00D1340F"/>
    <w:rsid w:val="00D266BF"/>
    <w:rsid w:val="00D267D9"/>
    <w:rsid w:val="00D7019E"/>
    <w:rsid w:val="00D723B7"/>
    <w:rsid w:val="00D72EB7"/>
    <w:rsid w:val="00DA0B48"/>
    <w:rsid w:val="00DA39F1"/>
    <w:rsid w:val="00DA5C3E"/>
    <w:rsid w:val="00DA6738"/>
    <w:rsid w:val="00DC5C13"/>
    <w:rsid w:val="00DD1657"/>
    <w:rsid w:val="00DD69A8"/>
    <w:rsid w:val="00DF5FCB"/>
    <w:rsid w:val="00E066A6"/>
    <w:rsid w:val="00E22B30"/>
    <w:rsid w:val="00E559CA"/>
    <w:rsid w:val="00E61943"/>
    <w:rsid w:val="00E90994"/>
    <w:rsid w:val="00E925D8"/>
    <w:rsid w:val="00EB2001"/>
    <w:rsid w:val="00EB6A8D"/>
    <w:rsid w:val="00EC6E94"/>
    <w:rsid w:val="00EC7F59"/>
    <w:rsid w:val="00ED3895"/>
    <w:rsid w:val="00EE551D"/>
    <w:rsid w:val="00EE6CBE"/>
    <w:rsid w:val="00F0251A"/>
    <w:rsid w:val="00F03751"/>
    <w:rsid w:val="00F05DF8"/>
    <w:rsid w:val="00F2286E"/>
    <w:rsid w:val="00F34196"/>
    <w:rsid w:val="00F43DC1"/>
    <w:rsid w:val="00F67E6E"/>
    <w:rsid w:val="00F7221E"/>
    <w:rsid w:val="00FA03FD"/>
    <w:rsid w:val="00FA16E8"/>
    <w:rsid w:val="00FA2879"/>
    <w:rsid w:val="00FA6BF7"/>
    <w:rsid w:val="00FA7F10"/>
    <w:rsid w:val="00FC1398"/>
    <w:rsid w:val="00FC689B"/>
    <w:rsid w:val="00FD6DA6"/>
    <w:rsid w:val="00FF3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AFE27"/>
  <w15:chartTrackingRefBased/>
  <w15:docId w15:val="{465B222F-3418-4236-AA2E-AE626D0A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GB"/>
    </w:rPr>
  </w:style>
  <w:style w:type="paragraph" w:styleId="Heading1">
    <w:name w:val="heading 1"/>
    <w:basedOn w:val="Normal"/>
    <w:next w:val="Normal"/>
    <w:qFormat/>
    <w:pPr>
      <w:keepNext/>
      <w:numPr>
        <w:numId w:val="1"/>
      </w:numPr>
      <w:spacing w:before="120" w:after="60"/>
      <w:ind w:left="1077" w:hanging="357"/>
      <w:jc w:val="center"/>
      <w:outlineLvl w:val="0"/>
    </w:pPr>
    <w:rPr>
      <w:rFonts w:ascii="Arial" w:hAnsi="Arial"/>
      <w:b/>
      <w:szCs w:val="20"/>
      <w:lang w:val="lt-LT"/>
    </w:rPr>
  </w:style>
  <w:style w:type="paragraph" w:styleId="Heading2">
    <w:name w:val="heading 2"/>
    <w:basedOn w:val="Normal"/>
    <w:next w:val="Normal"/>
    <w:qFormat/>
    <w:pPr>
      <w:keepNext/>
      <w:numPr>
        <w:ilvl w:val="1"/>
        <w:numId w:val="2"/>
      </w:numPr>
      <w:jc w:val="both"/>
      <w:outlineLvl w:val="1"/>
    </w:pPr>
    <w:rPr>
      <w:rFonts w:ascii="Arial" w:hAnsi="Arial"/>
      <w:b/>
      <w:szCs w:val="20"/>
      <w:lang w:val="lt-LT"/>
    </w:rPr>
  </w:style>
  <w:style w:type="paragraph" w:styleId="Heading3">
    <w:name w:val="heading 3"/>
    <w:basedOn w:val="Normal"/>
    <w:next w:val="Normal"/>
    <w:qFormat/>
    <w:pPr>
      <w:keepNext/>
      <w:numPr>
        <w:ilvl w:val="2"/>
        <w:numId w:val="2"/>
      </w:numPr>
      <w:jc w:val="both"/>
      <w:outlineLvl w:val="2"/>
    </w:pPr>
    <w:rPr>
      <w:rFonts w:ascii="Arial" w:hAnsi="Arial"/>
      <w:b/>
      <w:sz w:val="20"/>
      <w:szCs w:val="20"/>
      <w:lang w:val="lt-LT"/>
    </w:rPr>
  </w:style>
  <w:style w:type="paragraph" w:styleId="Heading4">
    <w:name w:val="heading 4"/>
    <w:basedOn w:val="Normal"/>
    <w:next w:val="Normal"/>
    <w:qFormat/>
    <w:pPr>
      <w:keepNext/>
      <w:numPr>
        <w:ilvl w:val="3"/>
        <w:numId w:val="2"/>
      </w:numPr>
      <w:jc w:val="both"/>
      <w:outlineLvl w:val="3"/>
    </w:pPr>
    <w:rPr>
      <w:rFonts w:ascii="Arial" w:hAnsi="Arial"/>
      <w:bCs/>
      <w:sz w:val="20"/>
      <w:szCs w:val="28"/>
    </w:rPr>
  </w:style>
  <w:style w:type="paragraph" w:styleId="Heading5">
    <w:name w:val="heading 5"/>
    <w:basedOn w:val="Normal"/>
    <w:next w:val="Normal"/>
    <w:qFormat/>
    <w:pPr>
      <w:numPr>
        <w:ilvl w:val="4"/>
        <w:numId w:val="2"/>
      </w:numPr>
      <w:ind w:left="2234" w:hanging="794"/>
      <w:jc w:val="both"/>
      <w:outlineLvl w:val="4"/>
    </w:pPr>
    <w:rPr>
      <w:rFonts w:ascii="Arial" w:hAnsi="Arial"/>
      <w:bCs/>
      <w:iCs/>
      <w:sz w:val="20"/>
      <w:szCs w:val="26"/>
    </w:rPr>
  </w:style>
  <w:style w:type="paragraph" w:styleId="Heading6">
    <w:name w:val="heading 6"/>
    <w:basedOn w:val="Normal"/>
    <w:next w:val="Normal"/>
    <w:qFormat/>
    <w:pPr>
      <w:keepNext/>
      <w:jc w:val="center"/>
      <w:outlineLvl w:val="5"/>
    </w:pPr>
    <w:rPr>
      <w:b/>
      <w:bCs/>
    </w:rPr>
  </w:style>
  <w:style w:type="paragraph" w:styleId="Heading7">
    <w:name w:val="heading 7"/>
    <w:basedOn w:val="Normal"/>
    <w:next w:val="Normal"/>
    <w:qFormat/>
    <w:pPr>
      <w:keepNext/>
      <w:jc w:val="center"/>
      <w:outlineLvl w:val="6"/>
    </w:pPr>
    <w:rPr>
      <w:b/>
      <w:sz w:val="22"/>
      <w:lang w:val="lt-LT"/>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CommentText">
    <w:name w:val="annotation text"/>
    <w:basedOn w:val="Normal"/>
    <w:semiHidden/>
    <w:pPr>
      <w:widowControl w:val="0"/>
      <w:jc w:val="both"/>
    </w:pPr>
    <w:rPr>
      <w:szCs w:val="20"/>
    </w:rPr>
  </w:style>
  <w:style w:type="paragraph" w:styleId="BodyText">
    <w:name w:val="Body Text"/>
    <w:basedOn w:val="Normal"/>
    <w:pPr>
      <w:jc w:val="both"/>
    </w:pPr>
    <w:rPr>
      <w:rFonts w:ascii="Arial" w:hAnsi="Arial"/>
      <w:szCs w:val="20"/>
      <w:lang w:val="lt-LT"/>
    </w:rPr>
  </w:style>
  <w:style w:type="paragraph" w:styleId="BodyText3">
    <w:name w:val="Body Text 3"/>
    <w:basedOn w:val="Normal"/>
    <w:pPr>
      <w:jc w:val="both"/>
    </w:pPr>
    <w:rPr>
      <w:rFonts w:ascii="Arial" w:hAnsi="Arial"/>
      <w:sz w:val="20"/>
      <w:szCs w:val="20"/>
      <w:lang w:val="lt-LT"/>
    </w:rPr>
  </w:style>
  <w:style w:type="paragraph" w:styleId="BodyText2">
    <w:name w:val="Body Text 2"/>
    <w:basedOn w:val="Normal"/>
    <w:pPr>
      <w:jc w:val="both"/>
    </w:pPr>
    <w:rPr>
      <w:rFonts w:ascii="HelveticaLT" w:hAnsi="HelveticaLT"/>
      <w:sz w:val="22"/>
      <w:szCs w:val="20"/>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pBdr>
        <w:top w:val="single" w:sz="6" w:space="1" w:color="auto"/>
        <w:left w:val="single" w:sz="6" w:space="1" w:color="auto"/>
        <w:bottom w:val="single" w:sz="6" w:space="1" w:color="auto"/>
        <w:right w:val="single" w:sz="6" w:space="1" w:color="auto"/>
      </w:pBdr>
      <w:overflowPunct w:val="0"/>
      <w:autoSpaceDE w:val="0"/>
      <w:autoSpaceDN w:val="0"/>
      <w:adjustRightInd w:val="0"/>
      <w:ind w:left="567" w:hanging="567"/>
      <w:textAlignment w:val="baseline"/>
    </w:pPr>
    <w:rPr>
      <w:sz w:val="20"/>
      <w:szCs w:val="20"/>
      <w:lang w:val="en-US"/>
    </w:rPr>
  </w:style>
  <w:style w:type="paragraph" w:styleId="DocumentMap">
    <w:name w:val="Document Map"/>
    <w:basedOn w:val="Normal"/>
    <w:semiHidden/>
    <w:rsid w:val="00AD53C6"/>
    <w:pPr>
      <w:shd w:val="clear" w:color="auto" w:fill="000080"/>
    </w:pPr>
    <w:rPr>
      <w:rFonts w:ascii="Tahoma" w:hAnsi="Tahoma" w:cs="Tahoma"/>
      <w:sz w:val="20"/>
      <w:szCs w:val="20"/>
    </w:rPr>
  </w:style>
  <w:style w:type="paragraph" w:styleId="BalloonText">
    <w:name w:val="Balloon Text"/>
    <w:basedOn w:val="Normal"/>
    <w:semiHidden/>
    <w:rsid w:val="009424EC"/>
    <w:rPr>
      <w:rFonts w:ascii="Tahoma" w:hAnsi="Tahoma" w:cs="Tahoma"/>
      <w:sz w:val="16"/>
      <w:szCs w:val="16"/>
    </w:rPr>
  </w:style>
  <w:style w:type="character" w:styleId="CommentReference">
    <w:name w:val="annotation reference"/>
    <w:semiHidden/>
    <w:rsid w:val="00711C24"/>
    <w:rPr>
      <w:sz w:val="16"/>
      <w:szCs w:val="16"/>
    </w:rPr>
  </w:style>
  <w:style w:type="paragraph" w:styleId="CommentSubject">
    <w:name w:val="annotation subject"/>
    <w:basedOn w:val="CommentText"/>
    <w:next w:val="CommentText"/>
    <w:semiHidden/>
    <w:rsid w:val="00711C24"/>
    <w:pPr>
      <w:widowControl/>
      <w:jc w:val="left"/>
    </w:pPr>
    <w:rPr>
      <w:b/>
      <w:bCs/>
      <w:sz w:val="20"/>
    </w:rPr>
  </w:style>
  <w:style w:type="paragraph" w:styleId="Header">
    <w:name w:val="header"/>
    <w:basedOn w:val="Normal"/>
    <w:rsid w:val="00184D55"/>
    <w:pPr>
      <w:tabs>
        <w:tab w:val="center" w:pos="4153"/>
        <w:tab w:val="right" w:pos="8306"/>
      </w:tabs>
    </w:pPr>
  </w:style>
  <w:style w:type="table" w:styleId="TableGrid">
    <w:name w:val="Table Grid"/>
    <w:basedOn w:val="TableNormal"/>
    <w:rsid w:val="00383B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6A10EB"/>
    <w:rPr>
      <w:color w:val="0000FF"/>
      <w:u w:val="single"/>
    </w:rPr>
  </w:style>
  <w:style w:type="paragraph" w:styleId="Revision">
    <w:name w:val="Revision"/>
    <w:hidden/>
    <w:uiPriority w:val="99"/>
    <w:semiHidden/>
    <w:rsid w:val="005728C1"/>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0117591">
      <w:bodyDiv w:val="1"/>
      <w:marLeft w:val="0"/>
      <w:marRight w:val="0"/>
      <w:marTop w:val="0"/>
      <w:marBottom w:val="0"/>
      <w:divBdr>
        <w:top w:val="none" w:sz="0" w:space="0" w:color="auto"/>
        <w:left w:val="none" w:sz="0" w:space="0" w:color="auto"/>
        <w:bottom w:val="none" w:sz="0" w:space="0" w:color="auto"/>
        <w:right w:val="none" w:sz="0" w:space="0" w:color="auto"/>
      </w:divBdr>
    </w:div>
    <w:div w:id="210915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04BBC0-2111-4AF2-B889-1057A2B8C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10</Pages>
  <Words>3818</Words>
  <Characters>21768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VIEŠOJO PIRKIMO PASLAUGŲ TEIKIMO SUTARTIS Nr</vt:lpstr>
    </vt:vector>
  </TitlesOfParts>
  <Company>D</Company>
  <LinksUpToDate>false</LinksUpToDate>
  <CharactersWithSpaces>25535</CharactersWithSpaces>
  <SharedDoc>false</SharedDoc>
  <HLinks>
    <vt:vector size="6" baseType="variant">
      <vt:variant>
        <vt:i4>7143440</vt:i4>
      </vt:variant>
      <vt:variant>
        <vt:i4>0</vt:i4>
      </vt:variant>
      <vt:variant>
        <vt:i4>0</vt:i4>
      </vt:variant>
      <vt:variant>
        <vt:i4>5</vt:i4>
      </vt:variant>
      <vt:variant>
        <vt:lpwstr>mailto:artis.voiteks@cosmoss.lv</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VIEŠOJO PIRKIMO PASLAUGŲ TEIKIMO SUTARTIS Nr</dc:title>
  <dc:subject/>
  <dc:creator>E</dc:creator>
  <cp:keywords/>
  <cp:lastModifiedBy>Viecha</cp:lastModifiedBy>
  <cp:revision>3</cp:revision>
  <cp:lastPrinted>2016-08-26T07:48:00Z</cp:lastPrinted>
  <dcterms:created xsi:type="dcterms:W3CDTF">2016-11-07T23:27:00Z</dcterms:created>
  <dcterms:modified xsi:type="dcterms:W3CDTF">2016-11-08T00:13:00Z</dcterms:modified>
</cp:coreProperties>
</file>